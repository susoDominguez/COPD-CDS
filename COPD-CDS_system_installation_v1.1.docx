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A7C10" w14:textId="1F5248D0" w:rsidR="005F4F27" w:rsidRDefault="00E37BA6" w:rsidP="00F31DDE">
      <w:pPr>
        <w:pStyle w:val="Heading1"/>
      </w:pPr>
      <w:bookmarkStart w:id="0" w:name="_Toc117781558"/>
      <w:r>
        <w:t>COPD</w:t>
      </w:r>
      <w:r w:rsidR="0077570C">
        <w:t xml:space="preserve"> MANAGEMENT CLINICAL DECISION SUPPORT SYSTEM: techni</w:t>
      </w:r>
      <w:r w:rsidR="005D2733">
        <w:t>cal documentation</w:t>
      </w:r>
      <w:bookmarkEnd w:id="0"/>
    </w:p>
    <w:p w14:paraId="32C01A4C" w14:textId="0EBD9B12" w:rsidR="00F33E2B" w:rsidRDefault="00F33E2B" w:rsidP="00F33E2B"/>
    <w:p w14:paraId="1AF2C3A1" w14:textId="6E47B2E7" w:rsidR="00F33E2B" w:rsidRDefault="00F33E2B" w:rsidP="00F33E2B"/>
    <w:p w14:paraId="4FA749B1" w14:textId="5FC2FC37" w:rsidR="00F33E2B" w:rsidRDefault="00F33E2B" w:rsidP="00F33E2B"/>
    <w:p w14:paraId="5652BFEB" w14:textId="77777777" w:rsidR="00F33E2B" w:rsidRPr="00F33E2B" w:rsidRDefault="00F33E2B" w:rsidP="00F33E2B"/>
    <w:sdt>
      <w:sdtPr>
        <w:rPr>
          <w:caps w:val="0"/>
          <w:color w:val="auto"/>
          <w:spacing w:val="0"/>
          <w:sz w:val="22"/>
          <w:szCs w:val="22"/>
        </w:rPr>
        <w:id w:val="-1225600028"/>
        <w:docPartObj>
          <w:docPartGallery w:val="Table of Contents"/>
          <w:docPartUnique/>
        </w:docPartObj>
      </w:sdtPr>
      <w:sdtEndPr>
        <w:rPr>
          <w:b/>
          <w:bCs/>
          <w:noProof/>
          <w:sz w:val="24"/>
          <w:szCs w:val="24"/>
        </w:rPr>
      </w:sdtEndPr>
      <w:sdtContent>
        <w:p w14:paraId="23FF8283" w14:textId="40641B58" w:rsidR="005D2733" w:rsidRDefault="005D2733">
          <w:pPr>
            <w:pStyle w:val="TOCHeading"/>
          </w:pPr>
          <w:r>
            <w:t>Table of Contents</w:t>
          </w:r>
        </w:p>
        <w:p w14:paraId="23A7073C" w14:textId="7BCBB069" w:rsidR="00F33E2B" w:rsidRDefault="005D2733">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7781558" w:history="1">
            <w:r w:rsidR="00F33E2B" w:rsidRPr="00A52290">
              <w:rPr>
                <w:rStyle w:val="Hyperlink"/>
                <w:noProof/>
              </w:rPr>
              <w:t>COPD MANAGEMENT CLINICAL DECISION SUPPORT SYSTEM: technical documentation</w:t>
            </w:r>
            <w:r w:rsidR="00F33E2B">
              <w:rPr>
                <w:noProof/>
                <w:webHidden/>
              </w:rPr>
              <w:tab/>
            </w:r>
            <w:r w:rsidR="00F33E2B">
              <w:rPr>
                <w:noProof/>
                <w:webHidden/>
              </w:rPr>
              <w:fldChar w:fldCharType="begin"/>
            </w:r>
            <w:r w:rsidR="00F33E2B">
              <w:rPr>
                <w:noProof/>
                <w:webHidden/>
              </w:rPr>
              <w:instrText xml:space="preserve"> PAGEREF _Toc117781558 \h </w:instrText>
            </w:r>
            <w:r w:rsidR="00F33E2B">
              <w:rPr>
                <w:noProof/>
                <w:webHidden/>
              </w:rPr>
            </w:r>
            <w:r w:rsidR="00F33E2B">
              <w:rPr>
                <w:noProof/>
                <w:webHidden/>
              </w:rPr>
              <w:fldChar w:fldCharType="separate"/>
            </w:r>
            <w:r w:rsidR="00A515C1">
              <w:rPr>
                <w:noProof/>
                <w:webHidden/>
              </w:rPr>
              <w:t>1</w:t>
            </w:r>
            <w:r w:rsidR="00F33E2B">
              <w:rPr>
                <w:noProof/>
                <w:webHidden/>
              </w:rPr>
              <w:fldChar w:fldCharType="end"/>
            </w:r>
          </w:hyperlink>
        </w:p>
        <w:p w14:paraId="59CD5573" w14:textId="19CBC10D" w:rsidR="00F33E2B" w:rsidRDefault="00000000">
          <w:pPr>
            <w:pStyle w:val="TOC1"/>
            <w:tabs>
              <w:tab w:val="right" w:leader="dot" w:pos="9016"/>
            </w:tabs>
            <w:rPr>
              <w:rFonts w:eastAsiaTheme="minorEastAsia" w:cstheme="minorBidi"/>
              <w:b w:val="0"/>
              <w:bCs w:val="0"/>
              <w:i w:val="0"/>
              <w:iCs w:val="0"/>
              <w:noProof/>
            </w:rPr>
          </w:pPr>
          <w:hyperlink w:anchor="_Toc117781559" w:history="1">
            <w:r w:rsidR="00F33E2B" w:rsidRPr="00A52290">
              <w:rPr>
                <w:rStyle w:val="Hyperlink"/>
                <w:noProof/>
              </w:rPr>
              <w:t>General Information</w:t>
            </w:r>
            <w:r w:rsidR="00F33E2B">
              <w:rPr>
                <w:noProof/>
                <w:webHidden/>
              </w:rPr>
              <w:tab/>
            </w:r>
            <w:r w:rsidR="00F33E2B">
              <w:rPr>
                <w:noProof/>
                <w:webHidden/>
              </w:rPr>
              <w:fldChar w:fldCharType="begin"/>
            </w:r>
            <w:r w:rsidR="00F33E2B">
              <w:rPr>
                <w:noProof/>
                <w:webHidden/>
              </w:rPr>
              <w:instrText xml:space="preserve"> PAGEREF _Toc117781559 \h </w:instrText>
            </w:r>
            <w:r w:rsidR="00F33E2B">
              <w:rPr>
                <w:noProof/>
                <w:webHidden/>
              </w:rPr>
            </w:r>
            <w:r w:rsidR="00F33E2B">
              <w:rPr>
                <w:noProof/>
                <w:webHidden/>
              </w:rPr>
              <w:fldChar w:fldCharType="separate"/>
            </w:r>
            <w:r w:rsidR="00A515C1">
              <w:rPr>
                <w:noProof/>
                <w:webHidden/>
              </w:rPr>
              <w:t>2</w:t>
            </w:r>
            <w:r w:rsidR="00F33E2B">
              <w:rPr>
                <w:noProof/>
                <w:webHidden/>
              </w:rPr>
              <w:fldChar w:fldCharType="end"/>
            </w:r>
          </w:hyperlink>
        </w:p>
        <w:p w14:paraId="3553EFA6" w14:textId="4AD85DCF" w:rsidR="00F33E2B" w:rsidRDefault="00000000">
          <w:pPr>
            <w:pStyle w:val="TOC2"/>
            <w:tabs>
              <w:tab w:val="right" w:leader="dot" w:pos="9016"/>
            </w:tabs>
            <w:rPr>
              <w:rFonts w:eastAsiaTheme="minorEastAsia" w:cstheme="minorBidi"/>
              <w:b w:val="0"/>
              <w:bCs w:val="0"/>
              <w:noProof/>
            </w:rPr>
          </w:pPr>
          <w:hyperlink w:anchor="_Toc117781560" w:history="1">
            <w:r w:rsidR="00F33E2B" w:rsidRPr="00A52290">
              <w:rPr>
                <w:rStyle w:val="Hyperlink"/>
                <w:noProof/>
              </w:rPr>
              <w:t>System Overview</w:t>
            </w:r>
            <w:r w:rsidR="00F33E2B">
              <w:rPr>
                <w:noProof/>
                <w:webHidden/>
              </w:rPr>
              <w:tab/>
            </w:r>
            <w:r w:rsidR="00F33E2B">
              <w:rPr>
                <w:noProof/>
                <w:webHidden/>
              </w:rPr>
              <w:fldChar w:fldCharType="begin"/>
            </w:r>
            <w:r w:rsidR="00F33E2B">
              <w:rPr>
                <w:noProof/>
                <w:webHidden/>
              </w:rPr>
              <w:instrText xml:space="preserve"> PAGEREF _Toc117781560 \h </w:instrText>
            </w:r>
            <w:r w:rsidR="00F33E2B">
              <w:rPr>
                <w:noProof/>
                <w:webHidden/>
              </w:rPr>
            </w:r>
            <w:r w:rsidR="00F33E2B">
              <w:rPr>
                <w:noProof/>
                <w:webHidden/>
              </w:rPr>
              <w:fldChar w:fldCharType="separate"/>
            </w:r>
            <w:r w:rsidR="00A515C1">
              <w:rPr>
                <w:noProof/>
                <w:webHidden/>
              </w:rPr>
              <w:t>2</w:t>
            </w:r>
            <w:r w:rsidR="00F33E2B">
              <w:rPr>
                <w:noProof/>
                <w:webHidden/>
              </w:rPr>
              <w:fldChar w:fldCharType="end"/>
            </w:r>
          </w:hyperlink>
        </w:p>
        <w:p w14:paraId="701D8918" w14:textId="61D02BB9" w:rsidR="00F33E2B" w:rsidRDefault="00000000">
          <w:pPr>
            <w:pStyle w:val="TOC2"/>
            <w:tabs>
              <w:tab w:val="right" w:leader="dot" w:pos="9016"/>
            </w:tabs>
            <w:rPr>
              <w:rFonts w:eastAsiaTheme="minorEastAsia" w:cstheme="minorBidi"/>
              <w:b w:val="0"/>
              <w:bCs w:val="0"/>
              <w:noProof/>
            </w:rPr>
          </w:pPr>
          <w:hyperlink w:anchor="_Toc117781561" w:history="1">
            <w:r w:rsidR="00F33E2B" w:rsidRPr="00A52290">
              <w:rPr>
                <w:rStyle w:val="Hyperlink"/>
                <w:noProof/>
              </w:rPr>
              <w:t>Authorised Use Permission</w:t>
            </w:r>
            <w:r w:rsidR="00F33E2B">
              <w:rPr>
                <w:noProof/>
                <w:webHidden/>
              </w:rPr>
              <w:tab/>
            </w:r>
            <w:r w:rsidR="00F33E2B">
              <w:rPr>
                <w:noProof/>
                <w:webHidden/>
              </w:rPr>
              <w:fldChar w:fldCharType="begin"/>
            </w:r>
            <w:r w:rsidR="00F33E2B">
              <w:rPr>
                <w:noProof/>
                <w:webHidden/>
              </w:rPr>
              <w:instrText xml:space="preserve"> PAGEREF _Toc117781561 \h </w:instrText>
            </w:r>
            <w:r w:rsidR="00F33E2B">
              <w:rPr>
                <w:noProof/>
                <w:webHidden/>
              </w:rPr>
            </w:r>
            <w:r w:rsidR="00F33E2B">
              <w:rPr>
                <w:noProof/>
                <w:webHidden/>
              </w:rPr>
              <w:fldChar w:fldCharType="separate"/>
            </w:r>
            <w:r w:rsidR="00A515C1">
              <w:rPr>
                <w:noProof/>
                <w:webHidden/>
              </w:rPr>
              <w:t>2</w:t>
            </w:r>
            <w:r w:rsidR="00F33E2B">
              <w:rPr>
                <w:noProof/>
                <w:webHidden/>
              </w:rPr>
              <w:fldChar w:fldCharType="end"/>
            </w:r>
          </w:hyperlink>
        </w:p>
        <w:p w14:paraId="38215D19" w14:textId="13E23917" w:rsidR="00F33E2B" w:rsidRDefault="00000000">
          <w:pPr>
            <w:pStyle w:val="TOC2"/>
            <w:tabs>
              <w:tab w:val="right" w:leader="dot" w:pos="9016"/>
            </w:tabs>
            <w:rPr>
              <w:rFonts w:eastAsiaTheme="minorEastAsia" w:cstheme="minorBidi"/>
              <w:b w:val="0"/>
              <w:bCs w:val="0"/>
              <w:noProof/>
            </w:rPr>
          </w:pPr>
          <w:hyperlink w:anchor="_Toc117781562" w:history="1">
            <w:r w:rsidR="00F33E2B" w:rsidRPr="00A52290">
              <w:rPr>
                <w:rStyle w:val="Hyperlink"/>
                <w:noProof/>
              </w:rPr>
              <w:t>Points of contact</w:t>
            </w:r>
            <w:r w:rsidR="00F33E2B">
              <w:rPr>
                <w:noProof/>
                <w:webHidden/>
              </w:rPr>
              <w:tab/>
            </w:r>
            <w:r w:rsidR="00F33E2B">
              <w:rPr>
                <w:noProof/>
                <w:webHidden/>
              </w:rPr>
              <w:fldChar w:fldCharType="begin"/>
            </w:r>
            <w:r w:rsidR="00F33E2B">
              <w:rPr>
                <w:noProof/>
                <w:webHidden/>
              </w:rPr>
              <w:instrText xml:space="preserve"> PAGEREF _Toc117781562 \h </w:instrText>
            </w:r>
            <w:r w:rsidR="00F33E2B">
              <w:rPr>
                <w:noProof/>
                <w:webHidden/>
              </w:rPr>
            </w:r>
            <w:r w:rsidR="00F33E2B">
              <w:rPr>
                <w:noProof/>
                <w:webHidden/>
              </w:rPr>
              <w:fldChar w:fldCharType="separate"/>
            </w:r>
            <w:r w:rsidR="00A515C1">
              <w:rPr>
                <w:noProof/>
                <w:webHidden/>
              </w:rPr>
              <w:t>2</w:t>
            </w:r>
            <w:r w:rsidR="00F33E2B">
              <w:rPr>
                <w:noProof/>
                <w:webHidden/>
              </w:rPr>
              <w:fldChar w:fldCharType="end"/>
            </w:r>
          </w:hyperlink>
        </w:p>
        <w:p w14:paraId="72FD59D3" w14:textId="7D334F6F" w:rsidR="00F33E2B" w:rsidRDefault="00000000">
          <w:pPr>
            <w:pStyle w:val="TOC3"/>
            <w:tabs>
              <w:tab w:val="right" w:leader="dot" w:pos="9016"/>
            </w:tabs>
            <w:rPr>
              <w:rFonts w:eastAsiaTheme="minorEastAsia" w:cstheme="minorBidi"/>
              <w:noProof/>
              <w:sz w:val="24"/>
              <w:szCs w:val="24"/>
            </w:rPr>
          </w:pPr>
          <w:hyperlink w:anchor="_Toc117781563" w:history="1">
            <w:r w:rsidR="00F33E2B" w:rsidRPr="00A52290">
              <w:rPr>
                <w:rStyle w:val="Hyperlink"/>
                <w:noProof/>
              </w:rPr>
              <w:t>Information</w:t>
            </w:r>
            <w:r w:rsidR="00F33E2B">
              <w:rPr>
                <w:noProof/>
                <w:webHidden/>
              </w:rPr>
              <w:tab/>
            </w:r>
            <w:r w:rsidR="00F33E2B">
              <w:rPr>
                <w:noProof/>
                <w:webHidden/>
              </w:rPr>
              <w:fldChar w:fldCharType="begin"/>
            </w:r>
            <w:r w:rsidR="00F33E2B">
              <w:rPr>
                <w:noProof/>
                <w:webHidden/>
              </w:rPr>
              <w:instrText xml:space="preserve"> PAGEREF _Toc117781563 \h </w:instrText>
            </w:r>
            <w:r w:rsidR="00F33E2B">
              <w:rPr>
                <w:noProof/>
                <w:webHidden/>
              </w:rPr>
            </w:r>
            <w:r w:rsidR="00F33E2B">
              <w:rPr>
                <w:noProof/>
                <w:webHidden/>
              </w:rPr>
              <w:fldChar w:fldCharType="separate"/>
            </w:r>
            <w:r w:rsidR="00A515C1">
              <w:rPr>
                <w:noProof/>
                <w:webHidden/>
              </w:rPr>
              <w:t>2</w:t>
            </w:r>
            <w:r w:rsidR="00F33E2B">
              <w:rPr>
                <w:noProof/>
                <w:webHidden/>
              </w:rPr>
              <w:fldChar w:fldCharType="end"/>
            </w:r>
          </w:hyperlink>
        </w:p>
        <w:p w14:paraId="7C6BFA5F" w14:textId="7C55F94C" w:rsidR="00F33E2B" w:rsidRDefault="00000000">
          <w:pPr>
            <w:pStyle w:val="TOC3"/>
            <w:tabs>
              <w:tab w:val="right" w:leader="dot" w:pos="9016"/>
            </w:tabs>
            <w:rPr>
              <w:rFonts w:eastAsiaTheme="minorEastAsia" w:cstheme="minorBidi"/>
              <w:noProof/>
              <w:sz w:val="24"/>
              <w:szCs w:val="24"/>
            </w:rPr>
          </w:pPr>
          <w:hyperlink w:anchor="_Toc117781564" w:history="1">
            <w:r w:rsidR="00F33E2B" w:rsidRPr="00A52290">
              <w:rPr>
                <w:rStyle w:val="Hyperlink"/>
                <w:noProof/>
              </w:rPr>
              <w:t>Coordination</w:t>
            </w:r>
            <w:r w:rsidR="00F33E2B">
              <w:rPr>
                <w:noProof/>
                <w:webHidden/>
              </w:rPr>
              <w:tab/>
            </w:r>
            <w:r w:rsidR="00F33E2B">
              <w:rPr>
                <w:noProof/>
                <w:webHidden/>
              </w:rPr>
              <w:fldChar w:fldCharType="begin"/>
            </w:r>
            <w:r w:rsidR="00F33E2B">
              <w:rPr>
                <w:noProof/>
                <w:webHidden/>
              </w:rPr>
              <w:instrText xml:space="preserve"> PAGEREF _Toc117781564 \h </w:instrText>
            </w:r>
            <w:r w:rsidR="00F33E2B">
              <w:rPr>
                <w:noProof/>
                <w:webHidden/>
              </w:rPr>
            </w:r>
            <w:r w:rsidR="00F33E2B">
              <w:rPr>
                <w:noProof/>
                <w:webHidden/>
              </w:rPr>
              <w:fldChar w:fldCharType="separate"/>
            </w:r>
            <w:r w:rsidR="00A515C1">
              <w:rPr>
                <w:noProof/>
                <w:webHidden/>
              </w:rPr>
              <w:t>2</w:t>
            </w:r>
            <w:r w:rsidR="00F33E2B">
              <w:rPr>
                <w:noProof/>
                <w:webHidden/>
              </w:rPr>
              <w:fldChar w:fldCharType="end"/>
            </w:r>
          </w:hyperlink>
        </w:p>
        <w:p w14:paraId="5570FF21" w14:textId="729F0368" w:rsidR="00F33E2B" w:rsidRDefault="00000000">
          <w:pPr>
            <w:pStyle w:val="TOC2"/>
            <w:tabs>
              <w:tab w:val="right" w:leader="dot" w:pos="9016"/>
            </w:tabs>
            <w:rPr>
              <w:rFonts w:eastAsiaTheme="minorEastAsia" w:cstheme="minorBidi"/>
              <w:b w:val="0"/>
              <w:bCs w:val="0"/>
              <w:noProof/>
            </w:rPr>
          </w:pPr>
          <w:hyperlink w:anchor="_Toc117781565" w:history="1">
            <w:r w:rsidR="00F33E2B" w:rsidRPr="00A52290">
              <w:rPr>
                <w:rStyle w:val="Hyperlink"/>
                <w:noProof/>
              </w:rPr>
              <w:t>Acronyms and Abbreviations</w:t>
            </w:r>
            <w:r w:rsidR="00F33E2B">
              <w:rPr>
                <w:noProof/>
                <w:webHidden/>
              </w:rPr>
              <w:tab/>
            </w:r>
            <w:r w:rsidR="00F33E2B">
              <w:rPr>
                <w:noProof/>
                <w:webHidden/>
              </w:rPr>
              <w:fldChar w:fldCharType="begin"/>
            </w:r>
            <w:r w:rsidR="00F33E2B">
              <w:rPr>
                <w:noProof/>
                <w:webHidden/>
              </w:rPr>
              <w:instrText xml:space="preserve"> PAGEREF _Toc117781565 \h </w:instrText>
            </w:r>
            <w:r w:rsidR="00F33E2B">
              <w:rPr>
                <w:noProof/>
                <w:webHidden/>
              </w:rPr>
            </w:r>
            <w:r w:rsidR="00F33E2B">
              <w:rPr>
                <w:noProof/>
                <w:webHidden/>
              </w:rPr>
              <w:fldChar w:fldCharType="separate"/>
            </w:r>
            <w:r w:rsidR="00A515C1">
              <w:rPr>
                <w:noProof/>
                <w:webHidden/>
              </w:rPr>
              <w:t>3</w:t>
            </w:r>
            <w:r w:rsidR="00F33E2B">
              <w:rPr>
                <w:noProof/>
                <w:webHidden/>
              </w:rPr>
              <w:fldChar w:fldCharType="end"/>
            </w:r>
          </w:hyperlink>
        </w:p>
        <w:p w14:paraId="6AF86F20" w14:textId="506D57C7" w:rsidR="00F33E2B" w:rsidRDefault="00000000">
          <w:pPr>
            <w:pStyle w:val="TOC1"/>
            <w:tabs>
              <w:tab w:val="right" w:leader="dot" w:pos="9016"/>
            </w:tabs>
            <w:rPr>
              <w:rFonts w:eastAsiaTheme="minorEastAsia" w:cstheme="minorBidi"/>
              <w:b w:val="0"/>
              <w:bCs w:val="0"/>
              <w:i w:val="0"/>
              <w:iCs w:val="0"/>
              <w:noProof/>
            </w:rPr>
          </w:pPr>
          <w:hyperlink w:anchor="_Toc117781566" w:history="1">
            <w:r w:rsidR="00F33E2B" w:rsidRPr="00A52290">
              <w:rPr>
                <w:rStyle w:val="Hyperlink"/>
                <w:noProof/>
              </w:rPr>
              <w:t>System Concepts</w:t>
            </w:r>
            <w:r w:rsidR="00F33E2B">
              <w:rPr>
                <w:noProof/>
                <w:webHidden/>
              </w:rPr>
              <w:tab/>
            </w:r>
            <w:r w:rsidR="00F33E2B">
              <w:rPr>
                <w:noProof/>
                <w:webHidden/>
              </w:rPr>
              <w:fldChar w:fldCharType="begin"/>
            </w:r>
            <w:r w:rsidR="00F33E2B">
              <w:rPr>
                <w:noProof/>
                <w:webHidden/>
              </w:rPr>
              <w:instrText xml:space="preserve"> PAGEREF _Toc117781566 \h </w:instrText>
            </w:r>
            <w:r w:rsidR="00F33E2B">
              <w:rPr>
                <w:noProof/>
                <w:webHidden/>
              </w:rPr>
            </w:r>
            <w:r w:rsidR="00F33E2B">
              <w:rPr>
                <w:noProof/>
                <w:webHidden/>
              </w:rPr>
              <w:fldChar w:fldCharType="separate"/>
            </w:r>
            <w:r w:rsidR="00A515C1">
              <w:rPr>
                <w:noProof/>
                <w:webHidden/>
              </w:rPr>
              <w:t>4</w:t>
            </w:r>
            <w:r w:rsidR="00F33E2B">
              <w:rPr>
                <w:noProof/>
                <w:webHidden/>
              </w:rPr>
              <w:fldChar w:fldCharType="end"/>
            </w:r>
          </w:hyperlink>
        </w:p>
        <w:p w14:paraId="57CC0C2B" w14:textId="18A74416" w:rsidR="00F33E2B" w:rsidRDefault="00000000">
          <w:pPr>
            <w:pStyle w:val="TOC2"/>
            <w:tabs>
              <w:tab w:val="right" w:leader="dot" w:pos="9016"/>
            </w:tabs>
            <w:rPr>
              <w:rFonts w:eastAsiaTheme="minorEastAsia" w:cstheme="minorBidi"/>
              <w:b w:val="0"/>
              <w:bCs w:val="0"/>
              <w:noProof/>
            </w:rPr>
          </w:pPr>
          <w:hyperlink w:anchor="_Toc117781567" w:history="1">
            <w:r w:rsidR="00F33E2B" w:rsidRPr="00A52290">
              <w:rPr>
                <w:rStyle w:val="Hyperlink"/>
                <w:noProof/>
              </w:rPr>
              <w:t>Available Decision-Making Processes</w:t>
            </w:r>
            <w:r w:rsidR="00F33E2B">
              <w:rPr>
                <w:noProof/>
                <w:webHidden/>
              </w:rPr>
              <w:tab/>
            </w:r>
            <w:r w:rsidR="00F33E2B">
              <w:rPr>
                <w:noProof/>
                <w:webHidden/>
              </w:rPr>
              <w:fldChar w:fldCharType="begin"/>
            </w:r>
            <w:r w:rsidR="00F33E2B">
              <w:rPr>
                <w:noProof/>
                <w:webHidden/>
              </w:rPr>
              <w:instrText xml:space="preserve"> PAGEREF _Toc117781567 \h </w:instrText>
            </w:r>
            <w:r w:rsidR="00F33E2B">
              <w:rPr>
                <w:noProof/>
                <w:webHidden/>
              </w:rPr>
            </w:r>
            <w:r w:rsidR="00F33E2B">
              <w:rPr>
                <w:noProof/>
                <w:webHidden/>
              </w:rPr>
              <w:fldChar w:fldCharType="separate"/>
            </w:r>
            <w:r w:rsidR="00A515C1">
              <w:rPr>
                <w:noProof/>
                <w:webHidden/>
              </w:rPr>
              <w:t>4</w:t>
            </w:r>
            <w:r w:rsidR="00F33E2B">
              <w:rPr>
                <w:noProof/>
                <w:webHidden/>
              </w:rPr>
              <w:fldChar w:fldCharType="end"/>
            </w:r>
          </w:hyperlink>
        </w:p>
        <w:p w14:paraId="49FBBD0A" w14:textId="63D539D3" w:rsidR="00F33E2B" w:rsidRDefault="00000000">
          <w:pPr>
            <w:pStyle w:val="TOC2"/>
            <w:tabs>
              <w:tab w:val="right" w:leader="dot" w:pos="9016"/>
            </w:tabs>
            <w:rPr>
              <w:rFonts w:eastAsiaTheme="minorEastAsia" w:cstheme="minorBidi"/>
              <w:b w:val="0"/>
              <w:bCs w:val="0"/>
              <w:noProof/>
            </w:rPr>
          </w:pPr>
          <w:hyperlink w:anchor="_Toc117781568" w:history="1">
            <w:r w:rsidR="00F33E2B" w:rsidRPr="00A52290">
              <w:rPr>
                <w:rStyle w:val="Hyperlink"/>
                <w:noProof/>
              </w:rPr>
              <w:t>System Specification</w:t>
            </w:r>
            <w:r w:rsidR="00F33E2B">
              <w:rPr>
                <w:noProof/>
                <w:webHidden/>
              </w:rPr>
              <w:tab/>
            </w:r>
            <w:r w:rsidR="00F33E2B">
              <w:rPr>
                <w:noProof/>
                <w:webHidden/>
              </w:rPr>
              <w:fldChar w:fldCharType="begin"/>
            </w:r>
            <w:r w:rsidR="00F33E2B">
              <w:rPr>
                <w:noProof/>
                <w:webHidden/>
              </w:rPr>
              <w:instrText xml:space="preserve"> PAGEREF _Toc117781568 \h </w:instrText>
            </w:r>
            <w:r w:rsidR="00F33E2B">
              <w:rPr>
                <w:noProof/>
                <w:webHidden/>
              </w:rPr>
            </w:r>
            <w:r w:rsidR="00F33E2B">
              <w:rPr>
                <w:noProof/>
                <w:webHidden/>
              </w:rPr>
              <w:fldChar w:fldCharType="separate"/>
            </w:r>
            <w:r w:rsidR="00A515C1">
              <w:rPr>
                <w:noProof/>
                <w:webHidden/>
              </w:rPr>
              <w:t>4</w:t>
            </w:r>
            <w:r w:rsidR="00F33E2B">
              <w:rPr>
                <w:noProof/>
                <w:webHidden/>
              </w:rPr>
              <w:fldChar w:fldCharType="end"/>
            </w:r>
          </w:hyperlink>
        </w:p>
        <w:p w14:paraId="5990064B" w14:textId="6C140439" w:rsidR="00F33E2B" w:rsidRDefault="00000000">
          <w:pPr>
            <w:pStyle w:val="TOC1"/>
            <w:tabs>
              <w:tab w:val="right" w:leader="dot" w:pos="9016"/>
            </w:tabs>
            <w:rPr>
              <w:rFonts w:eastAsiaTheme="minorEastAsia" w:cstheme="minorBidi"/>
              <w:b w:val="0"/>
              <w:bCs w:val="0"/>
              <w:i w:val="0"/>
              <w:iCs w:val="0"/>
              <w:noProof/>
            </w:rPr>
          </w:pPr>
          <w:hyperlink w:anchor="_Toc117781569" w:history="1">
            <w:r w:rsidR="00F33E2B" w:rsidRPr="00A52290">
              <w:rPr>
                <w:rStyle w:val="Hyperlink"/>
                <w:noProof/>
              </w:rPr>
              <w:t>Getting Started</w:t>
            </w:r>
            <w:r w:rsidR="00F33E2B">
              <w:rPr>
                <w:noProof/>
                <w:webHidden/>
              </w:rPr>
              <w:tab/>
            </w:r>
            <w:r w:rsidR="00F33E2B">
              <w:rPr>
                <w:noProof/>
                <w:webHidden/>
              </w:rPr>
              <w:fldChar w:fldCharType="begin"/>
            </w:r>
            <w:r w:rsidR="00F33E2B">
              <w:rPr>
                <w:noProof/>
                <w:webHidden/>
              </w:rPr>
              <w:instrText xml:space="preserve"> PAGEREF _Toc117781569 \h </w:instrText>
            </w:r>
            <w:r w:rsidR="00F33E2B">
              <w:rPr>
                <w:noProof/>
                <w:webHidden/>
              </w:rPr>
            </w:r>
            <w:r w:rsidR="00F33E2B">
              <w:rPr>
                <w:noProof/>
                <w:webHidden/>
              </w:rPr>
              <w:fldChar w:fldCharType="separate"/>
            </w:r>
            <w:r w:rsidR="00A515C1">
              <w:rPr>
                <w:noProof/>
                <w:webHidden/>
              </w:rPr>
              <w:t>6</w:t>
            </w:r>
            <w:r w:rsidR="00F33E2B">
              <w:rPr>
                <w:noProof/>
                <w:webHidden/>
              </w:rPr>
              <w:fldChar w:fldCharType="end"/>
            </w:r>
          </w:hyperlink>
        </w:p>
        <w:p w14:paraId="054E470A" w14:textId="40BFFE1F" w:rsidR="00F33E2B" w:rsidRDefault="00000000">
          <w:pPr>
            <w:pStyle w:val="TOC2"/>
            <w:tabs>
              <w:tab w:val="right" w:leader="dot" w:pos="9016"/>
            </w:tabs>
            <w:rPr>
              <w:rFonts w:eastAsiaTheme="minorEastAsia" w:cstheme="minorBidi"/>
              <w:b w:val="0"/>
              <w:bCs w:val="0"/>
              <w:noProof/>
            </w:rPr>
          </w:pPr>
          <w:hyperlink w:anchor="_Toc117781570" w:history="1">
            <w:r w:rsidR="00F33E2B" w:rsidRPr="00A52290">
              <w:rPr>
                <w:rStyle w:val="Hyperlink"/>
                <w:noProof/>
              </w:rPr>
              <w:t>System Requirements</w:t>
            </w:r>
            <w:r w:rsidR="00F33E2B">
              <w:rPr>
                <w:noProof/>
                <w:webHidden/>
              </w:rPr>
              <w:tab/>
            </w:r>
            <w:r w:rsidR="00F33E2B">
              <w:rPr>
                <w:noProof/>
                <w:webHidden/>
              </w:rPr>
              <w:fldChar w:fldCharType="begin"/>
            </w:r>
            <w:r w:rsidR="00F33E2B">
              <w:rPr>
                <w:noProof/>
                <w:webHidden/>
              </w:rPr>
              <w:instrText xml:space="preserve"> PAGEREF _Toc117781570 \h </w:instrText>
            </w:r>
            <w:r w:rsidR="00F33E2B">
              <w:rPr>
                <w:noProof/>
                <w:webHidden/>
              </w:rPr>
            </w:r>
            <w:r w:rsidR="00F33E2B">
              <w:rPr>
                <w:noProof/>
                <w:webHidden/>
              </w:rPr>
              <w:fldChar w:fldCharType="separate"/>
            </w:r>
            <w:r w:rsidR="00A515C1">
              <w:rPr>
                <w:noProof/>
                <w:webHidden/>
              </w:rPr>
              <w:t>6</w:t>
            </w:r>
            <w:r w:rsidR="00F33E2B">
              <w:rPr>
                <w:noProof/>
                <w:webHidden/>
              </w:rPr>
              <w:fldChar w:fldCharType="end"/>
            </w:r>
          </w:hyperlink>
        </w:p>
        <w:p w14:paraId="2707EB4E" w14:textId="2105E28F" w:rsidR="00F33E2B" w:rsidRDefault="00000000">
          <w:pPr>
            <w:pStyle w:val="TOC2"/>
            <w:tabs>
              <w:tab w:val="right" w:leader="dot" w:pos="9016"/>
            </w:tabs>
            <w:rPr>
              <w:rFonts w:eastAsiaTheme="minorEastAsia" w:cstheme="minorBidi"/>
              <w:b w:val="0"/>
              <w:bCs w:val="0"/>
              <w:noProof/>
            </w:rPr>
          </w:pPr>
          <w:hyperlink w:anchor="_Toc117781571" w:history="1">
            <w:r w:rsidR="00F33E2B" w:rsidRPr="00A52290">
              <w:rPr>
                <w:rStyle w:val="Hyperlink"/>
                <w:noProof/>
              </w:rPr>
              <w:t>Installation</w:t>
            </w:r>
            <w:r w:rsidR="00F33E2B">
              <w:rPr>
                <w:noProof/>
                <w:webHidden/>
              </w:rPr>
              <w:tab/>
            </w:r>
            <w:r w:rsidR="00F33E2B">
              <w:rPr>
                <w:noProof/>
                <w:webHidden/>
              </w:rPr>
              <w:fldChar w:fldCharType="begin"/>
            </w:r>
            <w:r w:rsidR="00F33E2B">
              <w:rPr>
                <w:noProof/>
                <w:webHidden/>
              </w:rPr>
              <w:instrText xml:space="preserve"> PAGEREF _Toc117781571 \h </w:instrText>
            </w:r>
            <w:r w:rsidR="00F33E2B">
              <w:rPr>
                <w:noProof/>
                <w:webHidden/>
              </w:rPr>
            </w:r>
            <w:r w:rsidR="00F33E2B">
              <w:rPr>
                <w:noProof/>
                <w:webHidden/>
              </w:rPr>
              <w:fldChar w:fldCharType="separate"/>
            </w:r>
            <w:r w:rsidR="00A515C1">
              <w:rPr>
                <w:noProof/>
                <w:webHidden/>
              </w:rPr>
              <w:t>6</w:t>
            </w:r>
            <w:r w:rsidR="00F33E2B">
              <w:rPr>
                <w:noProof/>
                <w:webHidden/>
              </w:rPr>
              <w:fldChar w:fldCharType="end"/>
            </w:r>
          </w:hyperlink>
        </w:p>
        <w:p w14:paraId="75DACA4D" w14:textId="6D00DDD3" w:rsidR="00F33E2B" w:rsidRDefault="00000000">
          <w:pPr>
            <w:pStyle w:val="TOC2"/>
            <w:tabs>
              <w:tab w:val="right" w:leader="dot" w:pos="9016"/>
            </w:tabs>
            <w:rPr>
              <w:rFonts w:eastAsiaTheme="minorEastAsia" w:cstheme="minorBidi"/>
              <w:b w:val="0"/>
              <w:bCs w:val="0"/>
              <w:noProof/>
            </w:rPr>
          </w:pPr>
          <w:hyperlink w:anchor="_Toc117781572" w:history="1">
            <w:r w:rsidR="00F33E2B" w:rsidRPr="00A52290">
              <w:rPr>
                <w:rStyle w:val="Hyperlink"/>
                <w:noProof/>
              </w:rPr>
              <w:t>Configuration</w:t>
            </w:r>
            <w:r w:rsidR="00F33E2B">
              <w:rPr>
                <w:noProof/>
                <w:webHidden/>
              </w:rPr>
              <w:tab/>
            </w:r>
            <w:r w:rsidR="00F33E2B">
              <w:rPr>
                <w:noProof/>
                <w:webHidden/>
              </w:rPr>
              <w:fldChar w:fldCharType="begin"/>
            </w:r>
            <w:r w:rsidR="00F33E2B">
              <w:rPr>
                <w:noProof/>
                <w:webHidden/>
              </w:rPr>
              <w:instrText xml:space="preserve"> PAGEREF _Toc117781572 \h </w:instrText>
            </w:r>
            <w:r w:rsidR="00F33E2B">
              <w:rPr>
                <w:noProof/>
                <w:webHidden/>
              </w:rPr>
            </w:r>
            <w:r w:rsidR="00F33E2B">
              <w:rPr>
                <w:noProof/>
                <w:webHidden/>
              </w:rPr>
              <w:fldChar w:fldCharType="separate"/>
            </w:r>
            <w:r w:rsidR="00A515C1">
              <w:rPr>
                <w:noProof/>
                <w:webHidden/>
              </w:rPr>
              <w:t>8</w:t>
            </w:r>
            <w:r w:rsidR="00F33E2B">
              <w:rPr>
                <w:noProof/>
                <w:webHidden/>
              </w:rPr>
              <w:fldChar w:fldCharType="end"/>
            </w:r>
          </w:hyperlink>
        </w:p>
        <w:p w14:paraId="658FEA4D" w14:textId="33E1A300" w:rsidR="00F33E2B" w:rsidRDefault="00000000">
          <w:pPr>
            <w:pStyle w:val="TOC2"/>
            <w:tabs>
              <w:tab w:val="right" w:leader="dot" w:pos="9016"/>
            </w:tabs>
            <w:rPr>
              <w:rFonts w:eastAsiaTheme="minorEastAsia" w:cstheme="minorBidi"/>
              <w:b w:val="0"/>
              <w:bCs w:val="0"/>
              <w:noProof/>
            </w:rPr>
          </w:pPr>
          <w:hyperlink w:anchor="_Toc117781573" w:history="1">
            <w:r w:rsidR="00F33E2B" w:rsidRPr="00A52290">
              <w:rPr>
                <w:rStyle w:val="Hyperlink"/>
                <w:noProof/>
              </w:rPr>
              <w:t>Loading TMR Knowledge into the Store microservice</w:t>
            </w:r>
            <w:r w:rsidR="00F33E2B">
              <w:rPr>
                <w:noProof/>
                <w:webHidden/>
              </w:rPr>
              <w:tab/>
            </w:r>
            <w:r w:rsidR="00F33E2B">
              <w:rPr>
                <w:noProof/>
                <w:webHidden/>
              </w:rPr>
              <w:fldChar w:fldCharType="begin"/>
            </w:r>
            <w:r w:rsidR="00F33E2B">
              <w:rPr>
                <w:noProof/>
                <w:webHidden/>
              </w:rPr>
              <w:instrText xml:space="preserve"> PAGEREF _Toc117781573 \h </w:instrText>
            </w:r>
            <w:r w:rsidR="00F33E2B">
              <w:rPr>
                <w:noProof/>
                <w:webHidden/>
              </w:rPr>
            </w:r>
            <w:r w:rsidR="00F33E2B">
              <w:rPr>
                <w:noProof/>
                <w:webHidden/>
              </w:rPr>
              <w:fldChar w:fldCharType="separate"/>
            </w:r>
            <w:r w:rsidR="00A515C1">
              <w:rPr>
                <w:noProof/>
                <w:webHidden/>
              </w:rPr>
              <w:t>10</w:t>
            </w:r>
            <w:r w:rsidR="00F33E2B">
              <w:rPr>
                <w:noProof/>
                <w:webHidden/>
              </w:rPr>
              <w:fldChar w:fldCharType="end"/>
            </w:r>
          </w:hyperlink>
        </w:p>
        <w:p w14:paraId="5D1C6F67" w14:textId="41DC2453" w:rsidR="00F33E2B" w:rsidRDefault="00000000">
          <w:pPr>
            <w:pStyle w:val="TOC1"/>
            <w:tabs>
              <w:tab w:val="right" w:leader="dot" w:pos="9016"/>
            </w:tabs>
            <w:rPr>
              <w:rFonts w:eastAsiaTheme="minorEastAsia" w:cstheme="minorBidi"/>
              <w:b w:val="0"/>
              <w:bCs w:val="0"/>
              <w:i w:val="0"/>
              <w:iCs w:val="0"/>
              <w:noProof/>
            </w:rPr>
          </w:pPr>
          <w:hyperlink w:anchor="_Toc117781574" w:history="1">
            <w:r w:rsidR="00F33E2B" w:rsidRPr="00A52290">
              <w:rPr>
                <w:rStyle w:val="Hyperlink"/>
                <w:noProof/>
              </w:rPr>
              <w:t>Using the COPD-CDS System</w:t>
            </w:r>
            <w:r w:rsidR="00F33E2B">
              <w:rPr>
                <w:noProof/>
                <w:webHidden/>
              </w:rPr>
              <w:tab/>
            </w:r>
            <w:r w:rsidR="00F33E2B">
              <w:rPr>
                <w:noProof/>
                <w:webHidden/>
              </w:rPr>
              <w:fldChar w:fldCharType="begin"/>
            </w:r>
            <w:r w:rsidR="00F33E2B">
              <w:rPr>
                <w:noProof/>
                <w:webHidden/>
              </w:rPr>
              <w:instrText xml:space="preserve"> PAGEREF _Toc117781574 \h </w:instrText>
            </w:r>
            <w:r w:rsidR="00F33E2B">
              <w:rPr>
                <w:noProof/>
                <w:webHidden/>
              </w:rPr>
            </w:r>
            <w:r w:rsidR="00F33E2B">
              <w:rPr>
                <w:noProof/>
                <w:webHidden/>
              </w:rPr>
              <w:fldChar w:fldCharType="separate"/>
            </w:r>
            <w:r w:rsidR="00A515C1">
              <w:rPr>
                <w:noProof/>
                <w:webHidden/>
              </w:rPr>
              <w:t>12</w:t>
            </w:r>
            <w:r w:rsidR="00F33E2B">
              <w:rPr>
                <w:noProof/>
                <w:webHidden/>
              </w:rPr>
              <w:fldChar w:fldCharType="end"/>
            </w:r>
          </w:hyperlink>
        </w:p>
        <w:p w14:paraId="1C3E94D6" w14:textId="26EA9DAF" w:rsidR="005D2733" w:rsidRDefault="005D2733">
          <w:r>
            <w:rPr>
              <w:b/>
              <w:bCs/>
              <w:noProof/>
            </w:rPr>
            <w:fldChar w:fldCharType="end"/>
          </w:r>
        </w:p>
      </w:sdtContent>
    </w:sdt>
    <w:p w14:paraId="479B1849" w14:textId="452BD240" w:rsidR="00F33E2B" w:rsidRDefault="00F33E2B">
      <w:r>
        <w:br w:type="page"/>
      </w:r>
    </w:p>
    <w:p w14:paraId="3D2DC102" w14:textId="77777777" w:rsidR="005D2733" w:rsidRPr="005D2733" w:rsidRDefault="005D2733" w:rsidP="005D2733"/>
    <w:p w14:paraId="73FB94B9" w14:textId="763967A8" w:rsidR="00C33282" w:rsidRDefault="00C33282" w:rsidP="008937A0">
      <w:pPr>
        <w:pStyle w:val="Heading1"/>
      </w:pPr>
      <w:bookmarkStart w:id="1" w:name="_Toc117781559"/>
      <w:r>
        <w:t>General Information</w:t>
      </w:r>
      <w:bookmarkEnd w:id="1"/>
    </w:p>
    <w:p w14:paraId="0FE87E40" w14:textId="25458EA8" w:rsidR="00E902CF" w:rsidRPr="00E902CF" w:rsidRDefault="00E902CF" w:rsidP="008937A0">
      <w:pPr>
        <w:pStyle w:val="Heading2"/>
      </w:pPr>
      <w:bookmarkStart w:id="2" w:name="_Toc117781560"/>
      <w:r>
        <w:t>System Overview</w:t>
      </w:r>
      <w:bookmarkEnd w:id="2"/>
    </w:p>
    <w:p w14:paraId="74F27659" w14:textId="77777777" w:rsidR="00256817" w:rsidRDefault="002C71F3" w:rsidP="008937A0">
      <w:pPr>
        <w:ind w:firstLine="720"/>
      </w:pPr>
      <w:r>
        <w:t xml:space="preserve">The COPD-CDS system </w:t>
      </w:r>
      <w:r w:rsidR="00E04C8F">
        <w:t>is a cloud-based system that enables</w:t>
      </w:r>
      <w:r w:rsidR="005E66B9">
        <w:t xml:space="preserve"> </w:t>
      </w:r>
      <w:r w:rsidR="00DD352A">
        <w:t>users</w:t>
      </w:r>
      <w:r w:rsidR="005E66B9">
        <w:t xml:space="preserve"> to </w:t>
      </w:r>
      <w:r w:rsidR="00877B00">
        <w:t xml:space="preserve">request support when managing </w:t>
      </w:r>
      <w:r w:rsidR="00180EEB">
        <w:t>the</w:t>
      </w:r>
      <w:r w:rsidR="00877B00">
        <w:t xml:space="preserve"> COPD</w:t>
      </w:r>
      <w:r w:rsidR="00180EEB">
        <w:t xml:space="preserve"> of a </w:t>
      </w:r>
      <w:r w:rsidR="00877B00">
        <w:t>patient</w:t>
      </w:r>
      <w:r w:rsidR="00A9037F">
        <w:t xml:space="preserve"> via an electronic health record </w:t>
      </w:r>
      <w:r w:rsidR="00B5434B">
        <w:t xml:space="preserve">(EHR) </w:t>
      </w:r>
      <w:r w:rsidR="00A9037F">
        <w:t>system</w:t>
      </w:r>
      <w:r w:rsidR="00877B00">
        <w:t xml:space="preserve">. </w:t>
      </w:r>
      <w:r w:rsidR="00C87722">
        <w:t xml:space="preserve">Notifications </w:t>
      </w:r>
      <w:r w:rsidR="00B37362">
        <w:t xml:space="preserve">for decision support </w:t>
      </w:r>
      <w:r w:rsidR="000754D8">
        <w:t>compl</w:t>
      </w:r>
      <w:r w:rsidR="003A1798">
        <w:t>y</w:t>
      </w:r>
      <w:r w:rsidR="000754D8">
        <w:t xml:space="preserve"> with </w:t>
      </w:r>
      <w:r w:rsidR="001A1C13">
        <w:t>HL7 CDS Hooks</w:t>
      </w:r>
      <w:r w:rsidR="003A1798">
        <w:t xml:space="preserve"> specifications</w:t>
      </w:r>
      <w:r w:rsidR="001D38F6">
        <w:t>.</w:t>
      </w:r>
      <w:r w:rsidR="00E83F12">
        <w:t xml:space="preserve"> Results from COPD-CDS are HL7-FHIR compliant.</w:t>
      </w:r>
    </w:p>
    <w:p w14:paraId="1DCCE0DF" w14:textId="0744797E" w:rsidR="0089106F" w:rsidRDefault="00FB4CAB" w:rsidP="008937A0">
      <w:pPr>
        <w:ind w:firstLine="720"/>
      </w:pPr>
      <w:r>
        <w:t>The COPD-CDS system</w:t>
      </w:r>
      <w:r w:rsidR="006D7C7B">
        <w:t xml:space="preserve"> supports COPD management </w:t>
      </w:r>
      <w:r w:rsidR="00256817">
        <w:t>in two</w:t>
      </w:r>
      <w:r w:rsidR="007E4670">
        <w:t xml:space="preserve"> stages: first, the system assesses the COPD severity of the patient </w:t>
      </w:r>
      <w:r w:rsidR="00CD2528">
        <w:t xml:space="preserve">using the context data which is part of the </w:t>
      </w:r>
      <w:r w:rsidR="00077767">
        <w:t>client’s request call under hook with Id ‘</w:t>
      </w:r>
      <w:proofErr w:type="spellStart"/>
      <w:r w:rsidR="00077767">
        <w:t>copd</w:t>
      </w:r>
      <w:proofErr w:type="spellEnd"/>
      <w:r w:rsidR="00077767">
        <w:t>-assess</w:t>
      </w:r>
      <w:r w:rsidR="00244961">
        <w:t xml:space="preserve">’. </w:t>
      </w:r>
      <w:r w:rsidR="003070D3">
        <w:t>Next, the system reviews the patient’s COPD treatment</w:t>
      </w:r>
      <w:r w:rsidR="00687B81">
        <w:t xml:space="preserve"> and provides a collection of care plan proposals to update the patient’s COPD</w:t>
      </w:r>
      <w:r w:rsidR="008C778F">
        <w:t xml:space="preserve"> treatment pathway. This is done as part of </w:t>
      </w:r>
      <w:r w:rsidR="00383CFE">
        <w:t>hook ‘</w:t>
      </w:r>
      <w:proofErr w:type="spellStart"/>
      <w:r w:rsidR="00383CFE">
        <w:t>copd</w:t>
      </w:r>
      <w:proofErr w:type="spellEnd"/>
      <w:r w:rsidR="00383CFE">
        <w:t>-</w:t>
      </w:r>
      <w:proofErr w:type="spellStart"/>
      <w:r w:rsidR="00383CFE">
        <w:t>careplan</w:t>
      </w:r>
      <w:proofErr w:type="spellEnd"/>
      <w:r w:rsidR="00383CFE">
        <w:t>-</w:t>
      </w:r>
      <w:r w:rsidR="009A02A4">
        <w:t>review</w:t>
      </w:r>
      <w:r w:rsidR="00383CFE">
        <w:t>’</w:t>
      </w:r>
      <w:r w:rsidR="0089106F">
        <w:t>.</w:t>
      </w:r>
    </w:p>
    <w:p w14:paraId="4FDA0F0F" w14:textId="070A99DF" w:rsidR="002C71F3" w:rsidRDefault="0089106F" w:rsidP="008937A0">
      <w:pPr>
        <w:ind w:firstLine="720"/>
      </w:pPr>
      <w:r>
        <w:t>The COPD-CDS system</w:t>
      </w:r>
      <w:r w:rsidR="001A1C13">
        <w:t xml:space="preserve"> </w:t>
      </w:r>
      <w:r w:rsidR="002C71F3">
        <w:t xml:space="preserve">is composed of a collection of microservices </w:t>
      </w:r>
      <w:r w:rsidR="0018181A">
        <w:t xml:space="preserve">to handle </w:t>
      </w:r>
      <w:r w:rsidR="004C329C">
        <w:t>the context data</w:t>
      </w:r>
      <w:r w:rsidR="00632E62">
        <w:t xml:space="preserve"> included in an </w:t>
      </w:r>
      <w:r w:rsidR="0018181A">
        <w:t>EHR system request for support</w:t>
      </w:r>
      <w:r w:rsidR="00344F74">
        <w:t>,</w:t>
      </w:r>
      <w:r w:rsidR="0018181A">
        <w:t xml:space="preserve"> </w:t>
      </w:r>
      <w:r w:rsidR="00713D0D">
        <w:t>to enact computer-interpretable</w:t>
      </w:r>
      <w:r w:rsidR="0018181A">
        <w:t xml:space="preserve"> guidelines</w:t>
      </w:r>
      <w:r w:rsidR="00713D0D">
        <w:t xml:space="preserve"> (CIGs)</w:t>
      </w:r>
      <w:r w:rsidR="00F17562">
        <w:t xml:space="preserve">, and to </w:t>
      </w:r>
      <w:r w:rsidR="008A2653">
        <w:t xml:space="preserve">identify potential conflicting interactions among recommendations within a </w:t>
      </w:r>
      <w:r w:rsidR="00C11EBC">
        <w:t xml:space="preserve">CIG (which it may be composed of one or more parts </w:t>
      </w:r>
      <w:r w:rsidR="00494F70">
        <w:t>of distinct</w:t>
      </w:r>
      <w:r w:rsidR="00A55C52">
        <w:t xml:space="preserve"> </w:t>
      </w:r>
      <w:r w:rsidR="00C11EBC">
        <w:t>CIGs)</w:t>
      </w:r>
      <w:r w:rsidR="008A2653">
        <w:t>.</w:t>
      </w:r>
      <w:r w:rsidR="00A55C52">
        <w:t xml:space="preserve"> Additionally, there is </w:t>
      </w:r>
      <w:r w:rsidR="002C71F3">
        <w:t>an argumentation-based mitigation service</w:t>
      </w:r>
      <w:r w:rsidR="00350613">
        <w:t xml:space="preserve"> to convert a (</w:t>
      </w:r>
      <w:r w:rsidR="00494F70">
        <w:t xml:space="preserve">possibly </w:t>
      </w:r>
      <w:r w:rsidR="00350613">
        <w:t>merged) CIG into a set of</w:t>
      </w:r>
      <w:r w:rsidR="00C240E7">
        <w:t xml:space="preserve"> safe care plan proposals along with the rationale for including</w:t>
      </w:r>
      <w:r w:rsidR="000C1EA9">
        <w:t xml:space="preserve"> each recommendation as part of the care plan (</w:t>
      </w:r>
      <w:r w:rsidR="00BA0997">
        <w:t>personalised care planning</w:t>
      </w:r>
      <w:r w:rsidR="000C1EA9">
        <w:t>)</w:t>
      </w:r>
      <w:r w:rsidR="002C71F3">
        <w:t xml:space="preserve">. </w:t>
      </w:r>
    </w:p>
    <w:p w14:paraId="1DE13DE3" w14:textId="7EF49ED5" w:rsidR="00BA0997" w:rsidRDefault="0064278E" w:rsidP="008937A0">
      <w:pPr>
        <w:pStyle w:val="Heading2"/>
      </w:pPr>
      <w:bookmarkStart w:id="3" w:name="_Toc117781561"/>
      <w:r>
        <w:t>Authorised Use Permission</w:t>
      </w:r>
      <w:bookmarkEnd w:id="3"/>
    </w:p>
    <w:p w14:paraId="097E3D34" w14:textId="24E27620" w:rsidR="0064278E" w:rsidRDefault="0064278E" w:rsidP="008937A0">
      <w:r>
        <w:tab/>
        <w:t>This document and the corresponding COPD-CDS system are part</w:t>
      </w:r>
      <w:r w:rsidR="00B2627E">
        <w:t xml:space="preserve"> of ROAD2H</w:t>
      </w:r>
      <w:r w:rsidR="005D1535">
        <w:t>:</w:t>
      </w:r>
      <w:r w:rsidR="00B2627E">
        <w:t xml:space="preserve"> </w:t>
      </w:r>
      <w:r w:rsidR="005D1535">
        <w:t>Resource Optim</w:t>
      </w:r>
      <w:r w:rsidR="002975BC">
        <w:t>isation, Argumentation, Decision Support and Knowledge Transfer to create Value via Learning Health Systems (</w:t>
      </w:r>
      <w:hyperlink r:id="rId6" w:history="1">
        <w:r w:rsidR="00A579E1" w:rsidRPr="00507099">
          <w:rPr>
            <w:rStyle w:val="Hyperlink"/>
          </w:rPr>
          <w:t>https://gow.epsrc.ukri.org/NGBOViewGrant.aspx?GrantRef=EP/P029558/1</w:t>
        </w:r>
      </w:hyperlink>
      <w:r w:rsidR="002975BC">
        <w:t>)</w:t>
      </w:r>
      <w:r w:rsidR="00C540DF">
        <w:t>. Access to the CDS system is limited and permission must be sou</w:t>
      </w:r>
      <w:r w:rsidR="00310B5E">
        <w:t>ght before making copies. Please contact the relevant department for more information.</w:t>
      </w:r>
    </w:p>
    <w:p w14:paraId="1EDA62B9" w14:textId="322DB3B7" w:rsidR="001B4AC5" w:rsidRDefault="001B4AC5" w:rsidP="008937A0">
      <w:pPr>
        <w:pStyle w:val="Heading2"/>
      </w:pPr>
      <w:bookmarkStart w:id="4" w:name="_Toc117781562"/>
      <w:r>
        <w:t>Points of contact</w:t>
      </w:r>
      <w:bookmarkEnd w:id="4"/>
    </w:p>
    <w:p w14:paraId="1E544707" w14:textId="3E8C7C00" w:rsidR="001B4AC5" w:rsidRDefault="001B4AC5" w:rsidP="008937A0">
      <w:pPr>
        <w:pStyle w:val="Heading3"/>
      </w:pPr>
      <w:bookmarkStart w:id="5" w:name="_Toc117781563"/>
      <w:r>
        <w:t>Information</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825"/>
        <w:gridCol w:w="3389"/>
      </w:tblGrid>
      <w:tr w:rsidR="003E5FBA" w14:paraId="1EDE5106" w14:textId="77777777" w:rsidTr="009A02A4">
        <w:tc>
          <w:tcPr>
            <w:tcW w:w="3005" w:type="dxa"/>
          </w:tcPr>
          <w:p w14:paraId="12CEABD8" w14:textId="4A8BB3D4" w:rsidR="003E5FBA" w:rsidRDefault="003E5FBA" w:rsidP="009A02A4">
            <w:r>
              <w:t>Professor Brendan Delaney</w:t>
            </w:r>
          </w:p>
        </w:tc>
        <w:tc>
          <w:tcPr>
            <w:tcW w:w="3005" w:type="dxa"/>
          </w:tcPr>
          <w:p w14:paraId="1DA34986" w14:textId="4E921C2D" w:rsidR="003E5FBA" w:rsidRDefault="00AA1276" w:rsidP="009A02A4">
            <w:r>
              <w:t>(co-investigator)</w:t>
            </w:r>
          </w:p>
        </w:tc>
        <w:tc>
          <w:tcPr>
            <w:tcW w:w="3006" w:type="dxa"/>
          </w:tcPr>
          <w:p w14:paraId="1C485B2B" w14:textId="2B474DD9" w:rsidR="003E5FBA" w:rsidRDefault="00000000" w:rsidP="009A02A4">
            <w:hyperlink r:id="rId7" w:history="1">
              <w:r w:rsidR="00AA1276" w:rsidRPr="00A449D5">
                <w:rPr>
                  <w:rStyle w:val="Hyperlink"/>
                </w:rPr>
                <w:t>brendan.delaney@imperial.ac.uk</w:t>
              </w:r>
            </w:hyperlink>
          </w:p>
        </w:tc>
      </w:tr>
      <w:tr w:rsidR="003E5FBA" w14:paraId="20D7A28B" w14:textId="77777777" w:rsidTr="009A02A4">
        <w:tc>
          <w:tcPr>
            <w:tcW w:w="3005" w:type="dxa"/>
          </w:tcPr>
          <w:p w14:paraId="51D702D5" w14:textId="74D3A22A" w:rsidR="003E5FBA" w:rsidRDefault="003E5FBA" w:rsidP="009A02A4">
            <w:r>
              <w:t>Professor Francesca Toni</w:t>
            </w:r>
          </w:p>
        </w:tc>
        <w:tc>
          <w:tcPr>
            <w:tcW w:w="3005" w:type="dxa"/>
          </w:tcPr>
          <w:p w14:paraId="4094934D" w14:textId="6FA47356" w:rsidR="003E5FBA" w:rsidRDefault="00AA1276" w:rsidP="009A02A4">
            <w:r>
              <w:t>(c</w:t>
            </w:r>
            <w:r w:rsidRPr="00265001">
              <w:t>o-Investigator</w:t>
            </w:r>
            <w:r>
              <w:t>)</w:t>
            </w:r>
          </w:p>
        </w:tc>
        <w:tc>
          <w:tcPr>
            <w:tcW w:w="3006" w:type="dxa"/>
          </w:tcPr>
          <w:p w14:paraId="1EE3B65C" w14:textId="6ABFC01D" w:rsidR="003E5FBA" w:rsidRDefault="00000000" w:rsidP="009A02A4">
            <w:hyperlink r:id="rId8" w:history="1">
              <w:r w:rsidR="00AA1276" w:rsidRPr="00A449D5">
                <w:rPr>
                  <w:rStyle w:val="Hyperlink"/>
                </w:rPr>
                <w:t>f.toni@imperial.ac.uk</w:t>
              </w:r>
            </w:hyperlink>
          </w:p>
        </w:tc>
      </w:tr>
      <w:tr w:rsidR="003E5FBA" w14:paraId="33821E1C" w14:textId="77777777" w:rsidTr="009A02A4">
        <w:tc>
          <w:tcPr>
            <w:tcW w:w="3005" w:type="dxa"/>
          </w:tcPr>
          <w:p w14:paraId="0B836E0A" w14:textId="1A1FA481" w:rsidR="003E5FBA" w:rsidRDefault="003E5FBA" w:rsidP="009A02A4">
            <w:r>
              <w:t xml:space="preserve">Professor Vasa </w:t>
            </w:r>
            <w:proofErr w:type="spellStart"/>
            <w:r w:rsidRPr="00C6529F">
              <w:t>Ćurčin</w:t>
            </w:r>
            <w:proofErr w:type="spellEnd"/>
          </w:p>
        </w:tc>
        <w:tc>
          <w:tcPr>
            <w:tcW w:w="3005" w:type="dxa"/>
          </w:tcPr>
          <w:p w14:paraId="4C212A4F" w14:textId="097B3A50" w:rsidR="003E5FBA" w:rsidRDefault="00AA1276" w:rsidP="009A02A4">
            <w:r>
              <w:t>(co-investigator)</w:t>
            </w:r>
          </w:p>
        </w:tc>
        <w:tc>
          <w:tcPr>
            <w:tcW w:w="3006" w:type="dxa"/>
          </w:tcPr>
          <w:p w14:paraId="2F60E6C7" w14:textId="4F4C0148" w:rsidR="003E5FBA" w:rsidRDefault="00000000" w:rsidP="009A02A4">
            <w:hyperlink r:id="rId9" w:history="1">
              <w:r w:rsidR="00AA1276" w:rsidRPr="00A449D5">
                <w:rPr>
                  <w:rStyle w:val="Hyperlink"/>
                </w:rPr>
                <w:t>vasa.curcin@kcl.ac.uk</w:t>
              </w:r>
            </w:hyperlink>
          </w:p>
        </w:tc>
      </w:tr>
      <w:tr w:rsidR="003E5FBA" w14:paraId="694ECE73" w14:textId="77777777" w:rsidTr="009A02A4">
        <w:trPr>
          <w:trHeight w:val="87"/>
        </w:trPr>
        <w:tc>
          <w:tcPr>
            <w:tcW w:w="3005" w:type="dxa"/>
          </w:tcPr>
          <w:p w14:paraId="21C9EC65" w14:textId="695EB32D" w:rsidR="003E5FBA" w:rsidRDefault="003E5FBA" w:rsidP="009A02A4">
            <w:r>
              <w:t xml:space="preserve">Doctor </w:t>
            </w:r>
            <w:r w:rsidR="008E00F6" w:rsidRPr="008E00F6">
              <w:t>Jesús Domínguez</w:t>
            </w:r>
          </w:p>
        </w:tc>
        <w:tc>
          <w:tcPr>
            <w:tcW w:w="3005" w:type="dxa"/>
          </w:tcPr>
          <w:p w14:paraId="5A7E9876" w14:textId="3021C0C2" w:rsidR="003E5FBA" w:rsidRDefault="00AA1276" w:rsidP="009A02A4">
            <w:r>
              <w:t>(</w:t>
            </w:r>
            <w:proofErr w:type="gramStart"/>
            <w:r>
              <w:t>researcher</w:t>
            </w:r>
            <w:proofErr w:type="gramEnd"/>
            <w:r>
              <w:t xml:space="preserve"> co-investigator)</w:t>
            </w:r>
          </w:p>
        </w:tc>
        <w:tc>
          <w:tcPr>
            <w:tcW w:w="3006" w:type="dxa"/>
          </w:tcPr>
          <w:p w14:paraId="3D98EAFB" w14:textId="77777777" w:rsidR="00AA1276" w:rsidRDefault="00000000" w:rsidP="009A02A4">
            <w:hyperlink r:id="rId10" w:history="1">
              <w:r w:rsidR="00AA1276" w:rsidRPr="00A449D5">
                <w:rPr>
                  <w:rStyle w:val="Hyperlink"/>
                </w:rPr>
                <w:t>jesus.dominguez@kcl.ac.uk</w:t>
              </w:r>
            </w:hyperlink>
            <w:r w:rsidR="00AA1276">
              <w:t xml:space="preserve"> </w:t>
            </w:r>
          </w:p>
          <w:p w14:paraId="45ABC26E" w14:textId="77777777" w:rsidR="003E5FBA" w:rsidRDefault="003E5FBA" w:rsidP="009A02A4"/>
        </w:tc>
      </w:tr>
      <w:tr w:rsidR="003E5FBA" w14:paraId="70184B91" w14:textId="77777777" w:rsidTr="009A02A4">
        <w:tc>
          <w:tcPr>
            <w:tcW w:w="3005" w:type="dxa"/>
          </w:tcPr>
          <w:p w14:paraId="0F52FF7A" w14:textId="2EE66D18" w:rsidR="003E5FBA" w:rsidRDefault="003E5FBA" w:rsidP="009A02A4">
            <w:r>
              <w:t xml:space="preserve">Doctor </w:t>
            </w:r>
            <w:proofErr w:type="spellStart"/>
            <w:r w:rsidRPr="00794F23">
              <w:t>Kristijonas</w:t>
            </w:r>
            <w:proofErr w:type="spellEnd"/>
            <w:r w:rsidRPr="00794F23">
              <w:t xml:space="preserve"> </w:t>
            </w:r>
            <w:proofErr w:type="spellStart"/>
            <w:r w:rsidRPr="00794F23">
              <w:t>Čyras</w:t>
            </w:r>
            <w:proofErr w:type="spellEnd"/>
          </w:p>
        </w:tc>
        <w:tc>
          <w:tcPr>
            <w:tcW w:w="3005" w:type="dxa"/>
          </w:tcPr>
          <w:p w14:paraId="7E1F9BCC" w14:textId="3B60FD28" w:rsidR="003E5FBA" w:rsidRDefault="00AA1276" w:rsidP="009A02A4">
            <w:r>
              <w:t>(</w:t>
            </w:r>
            <w:proofErr w:type="gramStart"/>
            <w:r>
              <w:t>researcher</w:t>
            </w:r>
            <w:proofErr w:type="gramEnd"/>
            <w:r>
              <w:t xml:space="preserve"> co-investigator)</w:t>
            </w:r>
          </w:p>
        </w:tc>
        <w:tc>
          <w:tcPr>
            <w:tcW w:w="3006" w:type="dxa"/>
          </w:tcPr>
          <w:p w14:paraId="18DED3C9" w14:textId="77777777" w:rsidR="003E5FBA" w:rsidRDefault="00000000" w:rsidP="009A02A4">
            <w:hyperlink r:id="rId11" w:history="1">
              <w:r w:rsidR="00AA1276" w:rsidRPr="00A449D5">
                <w:rPr>
                  <w:rStyle w:val="Hyperlink"/>
                </w:rPr>
                <w:t>kcyras@gmail.com</w:t>
              </w:r>
            </w:hyperlink>
          </w:p>
          <w:p w14:paraId="1DA8CEF5" w14:textId="4FB61F62" w:rsidR="00513864" w:rsidRDefault="00513864" w:rsidP="009A02A4"/>
        </w:tc>
      </w:tr>
    </w:tbl>
    <w:p w14:paraId="6B235F74" w14:textId="03C585C0" w:rsidR="002C71F3" w:rsidRDefault="00716084" w:rsidP="008937A0">
      <w:pPr>
        <w:pStyle w:val="Heading3"/>
      </w:pPr>
      <w:bookmarkStart w:id="6" w:name="_Toc117781564"/>
      <w:r>
        <w:t>Coordination</w:t>
      </w:r>
      <w:bookmarkEnd w:id="6"/>
    </w:p>
    <w:p w14:paraId="4BA8DBD5" w14:textId="12FF4DAE" w:rsidR="00716084" w:rsidRDefault="00513864" w:rsidP="008937A0">
      <w:r>
        <w:t xml:space="preserve">All queries regarding </w:t>
      </w:r>
      <w:r w:rsidR="00AC629A">
        <w:t>installation or use of the COPD-CDS system should be addressed to</w:t>
      </w:r>
      <w:r w:rsidR="008937A0">
        <w:t>:</w:t>
      </w:r>
    </w:p>
    <w:p w14:paraId="6753C7C7" w14:textId="1220429B" w:rsidR="008937A0" w:rsidRDefault="008937A0" w:rsidP="008937A0">
      <w:r>
        <w:t xml:space="preserve">Doctor </w:t>
      </w:r>
      <w:r w:rsidR="008E00F6" w:rsidRPr="008E00F6">
        <w:t>Jesús Domínguez</w:t>
      </w:r>
      <w:r>
        <w:tab/>
      </w:r>
      <w:hyperlink r:id="rId12" w:history="1">
        <w:r w:rsidRPr="00A449D5">
          <w:rPr>
            <w:rStyle w:val="Hyperlink"/>
          </w:rPr>
          <w:t>jesus.dominguez@kcl.ac.uk</w:t>
        </w:r>
      </w:hyperlink>
    </w:p>
    <w:p w14:paraId="7AA7E47C" w14:textId="5849C518" w:rsidR="008E00F6" w:rsidRDefault="001C4031" w:rsidP="001C4031">
      <w:pPr>
        <w:pStyle w:val="Heading2"/>
      </w:pPr>
      <w:bookmarkStart w:id="7" w:name="_Toc117781565"/>
      <w:r>
        <w:lastRenderedPageBreak/>
        <w:t>A</w:t>
      </w:r>
      <w:r w:rsidR="00E33395">
        <w:t>cronyms and Abbreviations</w:t>
      </w:r>
      <w:bookmarkEnd w:id="7"/>
    </w:p>
    <w:tbl>
      <w:tblPr>
        <w:tblStyle w:val="TableGrid"/>
        <w:tblW w:w="0" w:type="auto"/>
        <w:tblLook w:val="04A0" w:firstRow="1" w:lastRow="0" w:firstColumn="1" w:lastColumn="0" w:noHBand="0" w:noVBand="1"/>
      </w:tblPr>
      <w:tblGrid>
        <w:gridCol w:w="1838"/>
        <w:gridCol w:w="3402"/>
      </w:tblGrid>
      <w:tr w:rsidR="00E33395" w14:paraId="4F0859D8" w14:textId="77777777" w:rsidTr="00E33395">
        <w:tc>
          <w:tcPr>
            <w:tcW w:w="1838" w:type="dxa"/>
          </w:tcPr>
          <w:p w14:paraId="745A16E6" w14:textId="2A29B326" w:rsidR="00E33395" w:rsidRDefault="00990C6F" w:rsidP="00E33395">
            <w:r>
              <w:t>CDS</w:t>
            </w:r>
          </w:p>
        </w:tc>
        <w:tc>
          <w:tcPr>
            <w:tcW w:w="3402" w:type="dxa"/>
          </w:tcPr>
          <w:p w14:paraId="3F2D7C5A" w14:textId="493CF75A" w:rsidR="00E33395" w:rsidRDefault="00990C6F" w:rsidP="00E33395">
            <w:r>
              <w:t>Clinical Decision Support</w:t>
            </w:r>
          </w:p>
        </w:tc>
      </w:tr>
      <w:tr w:rsidR="00E33395" w14:paraId="12A8D8C2" w14:textId="77777777" w:rsidTr="00E33395">
        <w:tc>
          <w:tcPr>
            <w:tcW w:w="1838" w:type="dxa"/>
          </w:tcPr>
          <w:p w14:paraId="0E6B8272" w14:textId="3314A49A" w:rsidR="00E33395" w:rsidRDefault="00990C6F" w:rsidP="00E33395">
            <w:r>
              <w:t>CDS</w:t>
            </w:r>
            <w:r w:rsidR="00B5299D">
              <w:t>-H</w:t>
            </w:r>
            <w:r w:rsidR="00446BA8">
              <w:t>s</w:t>
            </w:r>
            <w:r w:rsidR="00B5299D">
              <w:t>M</w:t>
            </w:r>
          </w:p>
        </w:tc>
        <w:tc>
          <w:tcPr>
            <w:tcW w:w="3402" w:type="dxa"/>
          </w:tcPr>
          <w:p w14:paraId="4D78141F" w14:textId="53B593C8" w:rsidR="00E33395" w:rsidRDefault="00B5299D" w:rsidP="00E33395">
            <w:r>
              <w:t xml:space="preserve">CDS Hooks </w:t>
            </w:r>
            <w:r w:rsidR="00A05D7E">
              <w:t>Manager m</w:t>
            </w:r>
            <w:r w:rsidR="00345E2E">
              <w:t>icroservice</w:t>
            </w:r>
          </w:p>
        </w:tc>
      </w:tr>
      <w:tr w:rsidR="00E33395" w14:paraId="4B79E5DB" w14:textId="77777777" w:rsidTr="00E33395">
        <w:tc>
          <w:tcPr>
            <w:tcW w:w="1838" w:type="dxa"/>
          </w:tcPr>
          <w:p w14:paraId="729048BD" w14:textId="39FB85E8" w:rsidR="00E33395" w:rsidRDefault="00345E2E" w:rsidP="00E33395">
            <w:r>
              <w:t>CDS-</w:t>
            </w:r>
            <w:r w:rsidR="004C3244">
              <w:t>S</w:t>
            </w:r>
            <w:r w:rsidR="00446BA8">
              <w:t>s</w:t>
            </w:r>
            <w:r w:rsidR="004C3244">
              <w:t>M</w:t>
            </w:r>
          </w:p>
        </w:tc>
        <w:tc>
          <w:tcPr>
            <w:tcW w:w="3402" w:type="dxa"/>
          </w:tcPr>
          <w:p w14:paraId="244378B1" w14:textId="1DBB2E33" w:rsidR="00E33395" w:rsidRDefault="00A05D7E" w:rsidP="00E33395">
            <w:r>
              <w:t>CDS Services Manager microservice</w:t>
            </w:r>
          </w:p>
        </w:tc>
      </w:tr>
      <w:tr w:rsidR="00E33395" w14:paraId="2A5AC2D4" w14:textId="77777777" w:rsidTr="00E33395">
        <w:tc>
          <w:tcPr>
            <w:tcW w:w="1838" w:type="dxa"/>
          </w:tcPr>
          <w:p w14:paraId="1E73EE4F" w14:textId="51707B61" w:rsidR="00E33395" w:rsidRDefault="00943D41" w:rsidP="00E33395">
            <w:r>
              <w:t>EHR</w:t>
            </w:r>
          </w:p>
        </w:tc>
        <w:tc>
          <w:tcPr>
            <w:tcW w:w="3402" w:type="dxa"/>
          </w:tcPr>
          <w:p w14:paraId="608A07D1" w14:textId="237AFD76" w:rsidR="00E33395" w:rsidRDefault="00A23165" w:rsidP="00E33395">
            <w:r>
              <w:t xml:space="preserve">Electronic Health </w:t>
            </w:r>
            <w:r w:rsidR="004E0271">
              <w:t>Records</w:t>
            </w:r>
          </w:p>
        </w:tc>
      </w:tr>
      <w:tr w:rsidR="00E33395" w14:paraId="6F465E39" w14:textId="77777777" w:rsidTr="00E33395">
        <w:tc>
          <w:tcPr>
            <w:tcW w:w="1838" w:type="dxa"/>
          </w:tcPr>
          <w:p w14:paraId="76F11A0D" w14:textId="4A68B78E" w:rsidR="00E33395" w:rsidRDefault="00E525E9" w:rsidP="00E33395">
            <w:r>
              <w:t>COPD</w:t>
            </w:r>
          </w:p>
        </w:tc>
        <w:tc>
          <w:tcPr>
            <w:tcW w:w="3402" w:type="dxa"/>
          </w:tcPr>
          <w:p w14:paraId="1A81592A" w14:textId="21EBF7B4" w:rsidR="00E525E9" w:rsidRDefault="00E525E9" w:rsidP="00E33395">
            <w:r>
              <w:t>Chronic Obstructive Pulmonary Disease</w:t>
            </w:r>
          </w:p>
        </w:tc>
      </w:tr>
      <w:tr w:rsidR="00E33395" w14:paraId="15AD5A7A" w14:textId="77777777" w:rsidTr="00E33395">
        <w:tc>
          <w:tcPr>
            <w:tcW w:w="1838" w:type="dxa"/>
          </w:tcPr>
          <w:p w14:paraId="799992DC" w14:textId="6B91375D" w:rsidR="00E33395" w:rsidRDefault="00967218" w:rsidP="00E33395">
            <w:r>
              <w:t>GOLD</w:t>
            </w:r>
          </w:p>
        </w:tc>
        <w:tc>
          <w:tcPr>
            <w:tcW w:w="3402" w:type="dxa"/>
          </w:tcPr>
          <w:p w14:paraId="13A40054" w14:textId="6A3470CF" w:rsidR="00E33395" w:rsidRDefault="00E9772B" w:rsidP="00E33395">
            <w:r>
              <w:t>Chronic Obstructive Pulmonary Disease</w:t>
            </w:r>
          </w:p>
        </w:tc>
      </w:tr>
      <w:tr w:rsidR="00E33395" w14:paraId="5E4D0A2B" w14:textId="77777777" w:rsidTr="00E33395">
        <w:tc>
          <w:tcPr>
            <w:tcW w:w="1838" w:type="dxa"/>
          </w:tcPr>
          <w:p w14:paraId="3674CA7F" w14:textId="143F0FF7" w:rsidR="00E33395" w:rsidRDefault="00D52FC4" w:rsidP="00E33395">
            <w:r>
              <w:t>CIG</w:t>
            </w:r>
          </w:p>
        </w:tc>
        <w:tc>
          <w:tcPr>
            <w:tcW w:w="3402" w:type="dxa"/>
          </w:tcPr>
          <w:p w14:paraId="39892B40" w14:textId="54D3F51B" w:rsidR="00E33395" w:rsidRDefault="00E9772B" w:rsidP="00E33395">
            <w:r>
              <w:t>Computer-Interpretable Guideline</w:t>
            </w:r>
          </w:p>
        </w:tc>
      </w:tr>
    </w:tbl>
    <w:p w14:paraId="211B04C0" w14:textId="17CD0C06" w:rsidR="0042456F" w:rsidRDefault="0042456F" w:rsidP="00E33395"/>
    <w:p w14:paraId="7F41BBC2" w14:textId="1F0130B8" w:rsidR="00E33395" w:rsidRDefault="0042456F" w:rsidP="00E33395">
      <w:r>
        <w:br w:type="page"/>
      </w:r>
    </w:p>
    <w:p w14:paraId="1D724B88" w14:textId="28217ABC" w:rsidR="00414628" w:rsidRDefault="008E58D0" w:rsidP="008E58D0">
      <w:pPr>
        <w:pStyle w:val="Heading1"/>
      </w:pPr>
      <w:bookmarkStart w:id="8" w:name="_Toc117781566"/>
      <w:r>
        <w:lastRenderedPageBreak/>
        <w:t>System Concepts</w:t>
      </w:r>
      <w:bookmarkEnd w:id="8"/>
    </w:p>
    <w:p w14:paraId="7E157E7D" w14:textId="081C404B" w:rsidR="003230EA" w:rsidRPr="00FA0011" w:rsidRDefault="00FA0011" w:rsidP="00FA0011">
      <w:r>
        <w:t xml:space="preserve">This section describes </w:t>
      </w:r>
      <w:r w:rsidR="00E525E9">
        <w:t xml:space="preserve">the features of the COPD-CDS </w:t>
      </w:r>
      <w:r w:rsidR="0016238F">
        <w:t>system,</w:t>
      </w:r>
      <w:r w:rsidR="001F794B">
        <w:t xml:space="preserve"> and the technologies used to build it.</w:t>
      </w:r>
    </w:p>
    <w:p w14:paraId="02A05043" w14:textId="0D212DC0" w:rsidR="005047C4" w:rsidRDefault="00E13FE1" w:rsidP="005047C4">
      <w:pPr>
        <w:pStyle w:val="Heading2"/>
      </w:pPr>
      <w:bookmarkStart w:id="9" w:name="_Toc117781567"/>
      <w:r>
        <w:t xml:space="preserve">Available </w:t>
      </w:r>
      <w:bookmarkEnd w:id="9"/>
      <w:r w:rsidR="00436781">
        <w:t>CDS Services</w:t>
      </w:r>
    </w:p>
    <w:p w14:paraId="1DB84B6E" w14:textId="1CB2A79C" w:rsidR="001767C9" w:rsidRDefault="003C2C3E" w:rsidP="001767C9">
      <w:pPr>
        <w:pStyle w:val="ListParagraph"/>
        <w:numPr>
          <w:ilvl w:val="0"/>
          <w:numId w:val="1"/>
        </w:numPr>
      </w:pPr>
      <w:r w:rsidRPr="00A35407">
        <w:rPr>
          <w:b/>
          <w:bCs/>
        </w:rPr>
        <w:t>Hook `</w:t>
      </w:r>
      <w:proofErr w:type="spellStart"/>
      <w:r w:rsidRPr="00A35407">
        <w:rPr>
          <w:b/>
          <w:bCs/>
        </w:rPr>
        <w:t>copd</w:t>
      </w:r>
      <w:proofErr w:type="spellEnd"/>
      <w:r w:rsidRPr="00A35407">
        <w:rPr>
          <w:b/>
          <w:bCs/>
        </w:rPr>
        <w:t>-assess`:</w:t>
      </w:r>
      <w:r>
        <w:t xml:space="preserve"> </w:t>
      </w:r>
      <w:r w:rsidR="00E0385D">
        <w:t>t</w:t>
      </w:r>
      <w:r w:rsidR="0020685F">
        <w:t xml:space="preserve">his </w:t>
      </w:r>
      <w:r w:rsidR="003976F0">
        <w:t>hook is triggered when the pulmonologist has completed the airflow limitation severity assessment on the current patient with COPD</w:t>
      </w:r>
      <w:r w:rsidR="002B3847">
        <w:t xml:space="preserve">. The </w:t>
      </w:r>
      <w:r w:rsidR="00614667">
        <w:t>hook context contains pairs of COPD measurements</w:t>
      </w:r>
      <w:r w:rsidR="00AE39D2">
        <w:t xml:space="preserve"> for CAT and mMRC dyspnoea scale scores, o</w:t>
      </w:r>
      <w:r w:rsidR="00496F9A">
        <w:t>ne pair taken from the patient record from a previous COPD assessment visit</w:t>
      </w:r>
      <w:r w:rsidR="003C0205">
        <w:t xml:space="preserve"> (if a previous visit exists) and another </w:t>
      </w:r>
      <w:r w:rsidR="00F03145">
        <w:t>of measurements taken on the current encounter. Similarly</w:t>
      </w:r>
      <w:r w:rsidR="00DC0EFC">
        <w:t xml:space="preserve"> for the number of COPD exacerbations. Additionally, the context includes</w:t>
      </w:r>
      <w:r w:rsidR="009E376D">
        <w:t xml:space="preserve"> information on whether asthma is present in the patient as well as </w:t>
      </w:r>
      <w:r w:rsidR="003D7960">
        <w:t>the COPD diagnosis from the previous COPD visit (if such visit exists</w:t>
      </w:r>
      <w:r w:rsidR="00526A8C">
        <w:t>), that is, the identified COPD group and active COPD treatme</w:t>
      </w:r>
      <w:r w:rsidR="0076769D">
        <w:t>nt.</w:t>
      </w:r>
      <w:r w:rsidR="002F01F3">
        <w:t xml:space="preserve"> The result suggests </w:t>
      </w:r>
      <w:r w:rsidR="00A102AD">
        <w:t>a GOLD 2017 COPD group (that is, A, B, C, or D)</w:t>
      </w:r>
      <w:r w:rsidR="0016325F">
        <w:t xml:space="preserve"> and a list of </w:t>
      </w:r>
      <w:r w:rsidR="00D44A02">
        <w:t xml:space="preserve">preferentially </w:t>
      </w:r>
      <w:r w:rsidR="0016325F">
        <w:t xml:space="preserve">ordered COPD </w:t>
      </w:r>
      <w:r w:rsidR="003A627B">
        <w:t>treatments, both outcomes are personalised for the COPD patient at hand.</w:t>
      </w:r>
    </w:p>
    <w:p w14:paraId="78A7095C" w14:textId="62A7871E" w:rsidR="003230EA" w:rsidRDefault="003230EA" w:rsidP="001767C9">
      <w:pPr>
        <w:pStyle w:val="ListParagraph"/>
        <w:numPr>
          <w:ilvl w:val="0"/>
          <w:numId w:val="1"/>
        </w:numPr>
      </w:pPr>
      <w:r w:rsidRPr="00A35407">
        <w:rPr>
          <w:b/>
          <w:bCs/>
        </w:rPr>
        <w:t>Hook `</w:t>
      </w:r>
      <w:proofErr w:type="spellStart"/>
      <w:r w:rsidRPr="00A35407">
        <w:rPr>
          <w:b/>
          <w:bCs/>
        </w:rPr>
        <w:t>copd</w:t>
      </w:r>
      <w:proofErr w:type="spellEnd"/>
      <w:r w:rsidRPr="00A35407">
        <w:rPr>
          <w:b/>
          <w:bCs/>
        </w:rPr>
        <w:t>-</w:t>
      </w:r>
      <w:proofErr w:type="spellStart"/>
      <w:r w:rsidRPr="00A35407">
        <w:rPr>
          <w:b/>
          <w:bCs/>
        </w:rPr>
        <w:t>careplan</w:t>
      </w:r>
      <w:proofErr w:type="spellEnd"/>
      <w:r w:rsidRPr="00A35407">
        <w:rPr>
          <w:b/>
          <w:bCs/>
        </w:rPr>
        <w:t>-</w:t>
      </w:r>
      <w:r w:rsidR="005555A6">
        <w:rPr>
          <w:b/>
          <w:bCs/>
        </w:rPr>
        <w:t>review</w:t>
      </w:r>
      <w:r w:rsidRPr="00A35407">
        <w:rPr>
          <w:b/>
          <w:bCs/>
        </w:rPr>
        <w:t>`:</w:t>
      </w:r>
      <w:r>
        <w:t xml:space="preserve"> </w:t>
      </w:r>
      <w:r w:rsidR="00E0385D">
        <w:t xml:space="preserve">this </w:t>
      </w:r>
      <w:r w:rsidR="00A35407" w:rsidRPr="00A35407">
        <w:t xml:space="preserve">hook is triggered when the pulmonologist has assessed the COPD </w:t>
      </w:r>
      <w:r w:rsidR="0048137A">
        <w:t>severity</w:t>
      </w:r>
      <w:r w:rsidR="00A35407" w:rsidRPr="00A35407">
        <w:t xml:space="preserve"> of the patient,</w:t>
      </w:r>
      <w:r w:rsidR="00C27515">
        <w:t xml:space="preserve"> by</w:t>
      </w:r>
      <w:r w:rsidR="00A35407" w:rsidRPr="00A35407">
        <w:t xml:space="preserve"> assigning</w:t>
      </w:r>
      <w:r w:rsidR="00C27515">
        <w:t>/confirming</w:t>
      </w:r>
      <w:r w:rsidR="00A35407" w:rsidRPr="00A35407">
        <w:t xml:space="preserve"> a GOLD 2017 COPD group as well as selecting one or more COPD treatment</w:t>
      </w:r>
      <w:r w:rsidR="00C609A5">
        <w:t xml:space="preserve">s for </w:t>
      </w:r>
      <w:r w:rsidR="00F91BE6">
        <w:t xml:space="preserve">care planning </w:t>
      </w:r>
      <w:r w:rsidR="00C609A5">
        <w:t>decision support</w:t>
      </w:r>
      <w:r w:rsidR="005B3F0F">
        <w:t xml:space="preserve">. </w:t>
      </w:r>
      <w:r w:rsidR="005B3F0F" w:rsidRPr="005B3F0F">
        <w:t xml:space="preserve">The </w:t>
      </w:r>
      <w:r w:rsidR="004E5115">
        <w:t xml:space="preserve">hook </w:t>
      </w:r>
      <w:r w:rsidR="005B3F0F" w:rsidRPr="005B3F0F">
        <w:t xml:space="preserve">context contains the GOLD 20017 COPD group selected by the clinician, along with two collections of COPD drug types, </w:t>
      </w:r>
      <w:r w:rsidR="00497813">
        <w:t>or</w:t>
      </w:r>
      <w:r w:rsidR="005B3F0F" w:rsidRPr="005B3F0F">
        <w:t xml:space="preserve"> drug type combinations, one collection includes the treatments proposed by the pulmonologist alongside the patient</w:t>
      </w:r>
      <w:r w:rsidR="00237913">
        <w:t xml:space="preserve">; </w:t>
      </w:r>
      <w:r w:rsidR="005B3F0F" w:rsidRPr="005B3F0F">
        <w:t xml:space="preserve">the other </w:t>
      </w:r>
      <w:r w:rsidR="00237913">
        <w:t xml:space="preserve">collection </w:t>
      </w:r>
      <w:r w:rsidR="005B3F0F" w:rsidRPr="005B3F0F">
        <w:t>includes the treatment preferences as suggested by the COPD</w:t>
      </w:r>
      <w:r w:rsidR="00237913">
        <w:t>-</w:t>
      </w:r>
      <w:r w:rsidR="005B3F0F" w:rsidRPr="005B3F0F">
        <w:t>CDS system as</w:t>
      </w:r>
      <w:r w:rsidR="00237913">
        <w:t xml:space="preserve"> a</w:t>
      </w:r>
      <w:r w:rsidR="005B3F0F" w:rsidRPr="005B3F0F">
        <w:t xml:space="preserve"> response to hook </w:t>
      </w:r>
      <w:r w:rsidR="00237913">
        <w:t>`</w:t>
      </w:r>
      <w:proofErr w:type="spellStart"/>
      <w:r w:rsidR="005B3F0F" w:rsidRPr="005B3F0F">
        <w:t>copd</w:t>
      </w:r>
      <w:proofErr w:type="spellEnd"/>
      <w:r w:rsidR="005B3F0F" w:rsidRPr="005B3F0F">
        <w:t>-assess</w:t>
      </w:r>
      <w:r w:rsidR="00237913">
        <w:t>`</w:t>
      </w:r>
      <w:r w:rsidR="005B3F0F" w:rsidRPr="005B3F0F">
        <w:t xml:space="preserve"> on the active patient. Additionally, there is some lifestyle and demographics information, and comorbidities and immunization status data.</w:t>
      </w:r>
      <w:r w:rsidR="00405AAC">
        <w:t xml:space="preserve"> </w:t>
      </w:r>
      <w:r w:rsidR="008A3978">
        <w:t xml:space="preserve">The response of the COPD-CDS system </w:t>
      </w:r>
      <w:r w:rsidR="00F440FE">
        <w:t xml:space="preserve">is composed of </w:t>
      </w:r>
      <w:r w:rsidR="00A35407" w:rsidRPr="00A35407">
        <w:t>a collection of personalised care plan proposals, based on GOLD 2017, where each proposal contains non-conflictive clinical recommendations that have been selected taking into account the pulmonologist/patient preferences on COPD treatments, as well as other factors such as immunization, lifestyle -e.g., smoking status- and active comorbidities present in the patient's record, in particular cardiovascular and chronic kidney diseases, which could potentially interfere with some COPD treatment</w:t>
      </w:r>
      <w:r w:rsidR="00A24515">
        <w:t>s</w:t>
      </w:r>
      <w:r w:rsidR="00A35407" w:rsidRPr="00A35407">
        <w:t>.</w:t>
      </w:r>
    </w:p>
    <w:p w14:paraId="688EDA0E" w14:textId="33BC2074" w:rsidR="00E764A6" w:rsidRDefault="00E764A6" w:rsidP="00E764A6">
      <w:pPr>
        <w:pStyle w:val="Heading2"/>
      </w:pPr>
      <w:bookmarkStart w:id="10" w:name="_Toc117781568"/>
      <w:r>
        <w:t>System Specification</w:t>
      </w:r>
      <w:bookmarkEnd w:id="10"/>
    </w:p>
    <w:p w14:paraId="5335C474" w14:textId="02748BEC" w:rsidR="00B33E1A" w:rsidRDefault="00B33E1A" w:rsidP="00B33E1A">
      <w:r>
        <w:t>The technologies used to construct the COPD-CDS system are</w:t>
      </w:r>
    </w:p>
    <w:p w14:paraId="4C287D2E" w14:textId="6C824CB0" w:rsidR="00F86CA0" w:rsidRDefault="00F86CA0" w:rsidP="00F86CA0">
      <w:pPr>
        <w:pStyle w:val="ListParagraph"/>
        <w:numPr>
          <w:ilvl w:val="0"/>
          <w:numId w:val="2"/>
        </w:numPr>
      </w:pPr>
      <w:r>
        <w:t>Node.js</w:t>
      </w:r>
      <w:r w:rsidR="00B54190">
        <w:t xml:space="preserve"> v16.17</w:t>
      </w:r>
    </w:p>
    <w:p w14:paraId="578125E3" w14:textId="718F63B8" w:rsidR="00BB50A7" w:rsidRDefault="00BB50A7" w:rsidP="00F86CA0">
      <w:pPr>
        <w:pStyle w:val="ListParagraph"/>
        <w:numPr>
          <w:ilvl w:val="0"/>
          <w:numId w:val="2"/>
        </w:numPr>
      </w:pPr>
      <w:r>
        <w:t>Docker</w:t>
      </w:r>
      <w:r w:rsidR="00B54190">
        <w:t xml:space="preserve"> </w:t>
      </w:r>
      <w:r w:rsidR="0021162A">
        <w:t>v4.13.0</w:t>
      </w:r>
    </w:p>
    <w:p w14:paraId="2F70196E" w14:textId="10C418FB" w:rsidR="00BB50A7" w:rsidRDefault="00BB50A7" w:rsidP="00F86CA0">
      <w:pPr>
        <w:pStyle w:val="ListParagraph"/>
        <w:numPr>
          <w:ilvl w:val="0"/>
          <w:numId w:val="2"/>
        </w:numPr>
      </w:pPr>
      <w:r>
        <w:t>MongoDB</w:t>
      </w:r>
      <w:r w:rsidR="0060532F">
        <w:t xml:space="preserve"> v6.0</w:t>
      </w:r>
    </w:p>
    <w:p w14:paraId="4DFF1133" w14:textId="72C180D8" w:rsidR="00A0522B" w:rsidRDefault="00A0522B" w:rsidP="00F86CA0">
      <w:pPr>
        <w:pStyle w:val="ListParagraph"/>
        <w:numPr>
          <w:ilvl w:val="0"/>
          <w:numId w:val="2"/>
        </w:numPr>
      </w:pPr>
      <w:r>
        <w:t>S</w:t>
      </w:r>
      <w:r w:rsidR="008679F7">
        <w:t>WI-Prolog</w:t>
      </w:r>
      <w:r w:rsidR="00741B9C">
        <w:t xml:space="preserve"> v8.4.3</w:t>
      </w:r>
    </w:p>
    <w:p w14:paraId="7F3C2517" w14:textId="42BE658B" w:rsidR="00A0522B" w:rsidRDefault="00246CA4" w:rsidP="00F86CA0">
      <w:pPr>
        <w:pStyle w:val="ListParagraph"/>
        <w:numPr>
          <w:ilvl w:val="0"/>
          <w:numId w:val="2"/>
        </w:numPr>
      </w:pPr>
      <w:r>
        <w:t xml:space="preserve">Apache </w:t>
      </w:r>
      <w:r w:rsidR="00A0522B">
        <w:t>Jena</w:t>
      </w:r>
      <w:r w:rsidR="003D3C36">
        <w:t>-</w:t>
      </w:r>
      <w:proofErr w:type="spellStart"/>
      <w:r w:rsidR="00A0522B">
        <w:t>Fuseki</w:t>
      </w:r>
      <w:proofErr w:type="spellEnd"/>
      <w:r w:rsidR="003D3C36">
        <w:t xml:space="preserve"> v4.6.1</w:t>
      </w:r>
    </w:p>
    <w:p w14:paraId="69201D3C" w14:textId="5A2B4C18" w:rsidR="008679F7" w:rsidRDefault="00214E97" w:rsidP="00F86CA0">
      <w:pPr>
        <w:pStyle w:val="ListParagraph"/>
        <w:numPr>
          <w:ilvl w:val="0"/>
          <w:numId w:val="2"/>
        </w:numPr>
      </w:pPr>
      <w:r>
        <w:t xml:space="preserve">SPARQL </w:t>
      </w:r>
      <w:r w:rsidR="009C325B">
        <w:t>v</w:t>
      </w:r>
      <w:r>
        <w:t>1.1</w:t>
      </w:r>
    </w:p>
    <w:p w14:paraId="4A1311DB" w14:textId="0D5AFBF0" w:rsidR="00936CA2" w:rsidRDefault="00936CA2" w:rsidP="00F86CA0">
      <w:pPr>
        <w:pStyle w:val="ListParagraph"/>
        <w:numPr>
          <w:ilvl w:val="0"/>
          <w:numId w:val="2"/>
        </w:numPr>
      </w:pPr>
      <w:r>
        <w:t>HL7 CDS Hooks v2.0</w:t>
      </w:r>
    </w:p>
    <w:p w14:paraId="1F056093" w14:textId="0B80CB98" w:rsidR="00936CA2" w:rsidRDefault="00936CA2" w:rsidP="00F86CA0">
      <w:pPr>
        <w:pStyle w:val="ListParagraph"/>
        <w:numPr>
          <w:ilvl w:val="0"/>
          <w:numId w:val="2"/>
        </w:numPr>
      </w:pPr>
      <w:r>
        <w:t>HL</w:t>
      </w:r>
      <w:r w:rsidR="00FE237A">
        <w:t>7</w:t>
      </w:r>
      <w:r>
        <w:t xml:space="preserve"> FHIR v</w:t>
      </w:r>
      <w:r w:rsidR="00A9419D">
        <w:t>4.3.0</w:t>
      </w:r>
    </w:p>
    <w:p w14:paraId="2191C326" w14:textId="3EDC629B" w:rsidR="00936CA2" w:rsidRDefault="007D24D3" w:rsidP="00F86CA0">
      <w:pPr>
        <w:pStyle w:val="ListParagraph"/>
        <w:numPr>
          <w:ilvl w:val="0"/>
          <w:numId w:val="2"/>
        </w:numPr>
      </w:pPr>
      <w:r>
        <w:t xml:space="preserve">SNOWSTORM by SNOMED International </w:t>
      </w:r>
      <w:r w:rsidR="00305B2A">
        <w:t>v7.11.0</w:t>
      </w:r>
    </w:p>
    <w:p w14:paraId="536A136B" w14:textId="634ABBFA" w:rsidR="0042456F" w:rsidRDefault="00256D34" w:rsidP="00B16AEA">
      <w:pPr>
        <w:pStyle w:val="ListParagraph"/>
        <w:numPr>
          <w:ilvl w:val="0"/>
          <w:numId w:val="2"/>
        </w:numPr>
      </w:pPr>
      <w:r>
        <w:t>Python</w:t>
      </w:r>
      <w:r w:rsidR="00382F61">
        <w:t xml:space="preserve"> v3.4.0</w:t>
      </w:r>
      <w:r w:rsidR="0042456F">
        <w:br w:type="page"/>
      </w:r>
    </w:p>
    <w:p w14:paraId="5509795A" w14:textId="77777777" w:rsidR="0042456F" w:rsidRDefault="0042456F" w:rsidP="0042456F">
      <w:pPr>
        <w:pStyle w:val="ListParagraph"/>
      </w:pPr>
    </w:p>
    <w:p w14:paraId="33E1D61D" w14:textId="2334419E" w:rsidR="005F720B" w:rsidRDefault="00186E45" w:rsidP="00186E45">
      <w:pPr>
        <w:pStyle w:val="Heading1"/>
      </w:pPr>
      <w:bookmarkStart w:id="11" w:name="_Toc117781569"/>
      <w:r>
        <w:t>Getting Started</w:t>
      </w:r>
      <w:bookmarkEnd w:id="11"/>
    </w:p>
    <w:p w14:paraId="26C61D7F" w14:textId="7371901A" w:rsidR="00186E45" w:rsidRDefault="00186E45" w:rsidP="00186E45">
      <w:pPr>
        <w:pStyle w:val="Heading2"/>
      </w:pPr>
      <w:bookmarkStart w:id="12" w:name="_Toc117781570"/>
      <w:r>
        <w:t>System Requirements</w:t>
      </w:r>
      <w:bookmarkEnd w:id="12"/>
    </w:p>
    <w:p w14:paraId="2DCC088E" w14:textId="04FD94B2" w:rsidR="00DB1CD3" w:rsidRDefault="00D01272" w:rsidP="00186E45">
      <w:r>
        <w:t>Most of t</w:t>
      </w:r>
      <w:r w:rsidR="00635AD2">
        <w:t>he system</w:t>
      </w:r>
      <w:r>
        <w:t xml:space="preserve"> -excluding the mitigation service</w:t>
      </w:r>
      <w:r w:rsidR="00785FA4">
        <w:t xml:space="preserve"> which it is currently </w:t>
      </w:r>
      <w:r w:rsidR="00B21675">
        <w:t xml:space="preserve">live, </w:t>
      </w:r>
      <w:r w:rsidR="00AC178A">
        <w:t xml:space="preserve">running </w:t>
      </w:r>
      <w:r w:rsidR="00E51F02">
        <w:t>at a Heroku server address</w:t>
      </w:r>
      <w:r>
        <w:t>-</w:t>
      </w:r>
      <w:r w:rsidR="00635AD2">
        <w:t xml:space="preserve"> has been </w:t>
      </w:r>
      <w:proofErr w:type="spellStart"/>
      <w:r w:rsidR="00635AD2">
        <w:t>dockerised</w:t>
      </w:r>
      <w:proofErr w:type="spellEnd"/>
      <w:r w:rsidR="00635AD2">
        <w:t xml:space="preserve"> </w:t>
      </w:r>
      <w:r w:rsidR="00C52329">
        <w:t>(</w:t>
      </w:r>
      <w:r w:rsidR="00A16ABA">
        <w:t xml:space="preserve">the process of packing, </w:t>
      </w:r>
      <w:r w:rsidR="00940C23">
        <w:t>deploying,</w:t>
      </w:r>
      <w:r w:rsidR="00A16ABA">
        <w:t xml:space="preserve"> and running</w:t>
      </w:r>
      <w:r>
        <w:t xml:space="preserve"> an application using Docker containers</w:t>
      </w:r>
      <w:r w:rsidR="00C52329">
        <w:t xml:space="preserve">) </w:t>
      </w:r>
      <w:r w:rsidR="00635AD2">
        <w:t>so that there is no specific requirement for</w:t>
      </w:r>
      <w:r w:rsidR="006E2D71">
        <w:t xml:space="preserve"> distinct operating systems. The software</w:t>
      </w:r>
      <w:r w:rsidR="00424CDA">
        <w:t xml:space="preserve"> can run on machines with potentially any operating system </w:t>
      </w:r>
      <w:r w:rsidR="0075075C">
        <w:t>installed</w:t>
      </w:r>
      <w:r w:rsidR="00470006">
        <w:t>,</w:t>
      </w:r>
      <w:r w:rsidR="0075075C">
        <w:t xml:space="preserve"> </w:t>
      </w:r>
      <w:r w:rsidR="008736ED">
        <w:t>assuming</w:t>
      </w:r>
      <w:r w:rsidR="00424CDA">
        <w:t xml:space="preserve"> the Docker </w:t>
      </w:r>
      <w:r w:rsidR="0075075C">
        <w:t>desktop app</w:t>
      </w:r>
      <w:r w:rsidR="00424CDA">
        <w:t xml:space="preserve"> is available </w:t>
      </w:r>
      <w:r w:rsidR="006D59C3">
        <w:t>for</w:t>
      </w:r>
      <w:r w:rsidR="00424CDA">
        <w:t xml:space="preserve"> download for said operating system</w:t>
      </w:r>
      <w:r w:rsidR="009A6C20">
        <w:t>.</w:t>
      </w:r>
      <w:r w:rsidR="0075075C">
        <w:t xml:space="preserve"> </w:t>
      </w:r>
    </w:p>
    <w:p w14:paraId="6676CE34" w14:textId="77777777" w:rsidR="00DB1CD3" w:rsidRDefault="0075075C" w:rsidP="00174A3A">
      <w:pPr>
        <w:pStyle w:val="ListParagraph"/>
        <w:numPr>
          <w:ilvl w:val="0"/>
          <w:numId w:val="3"/>
        </w:numPr>
      </w:pPr>
      <w:r>
        <w:t>Docker</w:t>
      </w:r>
      <w:r w:rsidR="006D59C3">
        <w:t xml:space="preserve"> desktop can be downloaded here: </w:t>
      </w:r>
      <w:hyperlink r:id="rId13" w:history="1">
        <w:r w:rsidR="008A2FE5" w:rsidRPr="00A449D5">
          <w:rPr>
            <w:rStyle w:val="Hyperlink"/>
          </w:rPr>
          <w:t>https://www.docker.com/products/docker-desktop/</w:t>
        </w:r>
      </w:hyperlink>
      <w:r w:rsidR="008A2FE5">
        <w:t xml:space="preserve"> </w:t>
      </w:r>
      <w:r w:rsidR="00DB1CD3">
        <w:t>.</w:t>
      </w:r>
    </w:p>
    <w:p w14:paraId="2E668164" w14:textId="768C2977" w:rsidR="0075075C" w:rsidRDefault="00DB1CD3" w:rsidP="00174A3A">
      <w:pPr>
        <w:pStyle w:val="ListParagraph"/>
        <w:numPr>
          <w:ilvl w:val="0"/>
          <w:numId w:val="3"/>
        </w:numPr>
      </w:pPr>
      <w:r>
        <w:t xml:space="preserve">To simulate API </w:t>
      </w:r>
      <w:r w:rsidR="00776271">
        <w:t xml:space="preserve">request </w:t>
      </w:r>
      <w:r>
        <w:t xml:space="preserve">calls to the COPD-CDS system, </w:t>
      </w:r>
      <w:r w:rsidR="00207BB9">
        <w:t>download Postman v10 or higher</w:t>
      </w:r>
      <w:r w:rsidR="00776271">
        <w:t xml:space="preserve"> here: </w:t>
      </w:r>
      <w:hyperlink r:id="rId14" w:history="1">
        <w:r w:rsidR="00030B60" w:rsidRPr="00A449D5">
          <w:rPr>
            <w:rStyle w:val="Hyperlink"/>
          </w:rPr>
          <w:t>https://www.postman.com/</w:t>
        </w:r>
      </w:hyperlink>
      <w:r w:rsidR="00030B60">
        <w:t>.</w:t>
      </w:r>
    </w:p>
    <w:p w14:paraId="2BC42A42" w14:textId="617D4778" w:rsidR="00822283" w:rsidRDefault="003E6E69" w:rsidP="00186E45">
      <w:pPr>
        <w:pStyle w:val="ListParagraph"/>
        <w:numPr>
          <w:ilvl w:val="0"/>
          <w:numId w:val="3"/>
        </w:numPr>
      </w:pPr>
      <w:r>
        <w:t xml:space="preserve">To </w:t>
      </w:r>
      <w:r w:rsidR="004B034C">
        <w:t>clone</w:t>
      </w:r>
      <w:r>
        <w:t xml:space="preserve"> the source code from the </w:t>
      </w:r>
      <w:proofErr w:type="spellStart"/>
      <w:r>
        <w:t>Github</w:t>
      </w:r>
      <w:proofErr w:type="spellEnd"/>
      <w:r>
        <w:t xml:space="preserve"> repository, </w:t>
      </w:r>
      <w:r w:rsidR="004B034C">
        <w:t>download git here</w:t>
      </w:r>
      <w:r w:rsidR="00667D8F">
        <w:t xml:space="preserve">: </w:t>
      </w:r>
      <w:hyperlink r:id="rId15" w:history="1">
        <w:r w:rsidR="00667D8F" w:rsidRPr="00A449D5">
          <w:rPr>
            <w:rStyle w:val="Hyperlink"/>
          </w:rPr>
          <w:t>https://git-scm.com/</w:t>
        </w:r>
      </w:hyperlink>
      <w:r w:rsidR="00667D8F">
        <w:t>.</w:t>
      </w:r>
    </w:p>
    <w:p w14:paraId="1E2BA874" w14:textId="3409E68D" w:rsidR="00AB3E9F" w:rsidRDefault="00AB3E9F" w:rsidP="00186E45">
      <w:pPr>
        <w:pStyle w:val="ListParagraph"/>
        <w:numPr>
          <w:ilvl w:val="0"/>
          <w:numId w:val="3"/>
        </w:numPr>
      </w:pPr>
      <w:r>
        <w:t>The COPD-CDS system repository</w:t>
      </w:r>
      <w:r w:rsidR="00E56315">
        <w:t xml:space="preserve"> is available here: </w:t>
      </w:r>
      <w:hyperlink r:id="rId16" w:history="1">
        <w:r w:rsidR="00C75C71" w:rsidRPr="00A449D5">
          <w:rPr>
            <w:rStyle w:val="Hyperlink"/>
          </w:rPr>
          <w:t>https://github.com/susoDominguez/COPD-CDS</w:t>
        </w:r>
      </w:hyperlink>
      <w:r w:rsidR="00C75C71">
        <w:t xml:space="preserve"> </w:t>
      </w:r>
      <w:r w:rsidR="00E56315">
        <w:t xml:space="preserve"> </w:t>
      </w:r>
    </w:p>
    <w:p w14:paraId="18A4F00E" w14:textId="56C99950" w:rsidR="00446BA8" w:rsidRDefault="00446BA8" w:rsidP="00186E45">
      <w:pPr>
        <w:pStyle w:val="ListParagraph"/>
        <w:numPr>
          <w:ilvl w:val="0"/>
          <w:numId w:val="3"/>
        </w:numPr>
      </w:pPr>
      <w:r>
        <w:t>The CDS-HsM repository</w:t>
      </w:r>
      <w:r w:rsidR="00C0151A">
        <w:t xml:space="preserve"> is </w:t>
      </w:r>
      <w:r w:rsidR="00585531">
        <w:t>available</w:t>
      </w:r>
      <w:r w:rsidR="00C0151A">
        <w:t xml:space="preserve"> here</w:t>
      </w:r>
      <w:r w:rsidR="008736ED">
        <w:t xml:space="preserve">: </w:t>
      </w:r>
      <w:hyperlink r:id="rId17" w:history="1">
        <w:r w:rsidR="008736ED" w:rsidRPr="00A449D5">
          <w:rPr>
            <w:rStyle w:val="Hyperlink"/>
          </w:rPr>
          <w:t>https://github.com/susoDominguez/cds-services-manager</w:t>
        </w:r>
      </w:hyperlink>
      <w:r w:rsidR="008736ED">
        <w:t xml:space="preserve"> </w:t>
      </w:r>
    </w:p>
    <w:p w14:paraId="6427BC2D" w14:textId="1CB82508" w:rsidR="00C0151A" w:rsidRDefault="00C0151A" w:rsidP="00186E45">
      <w:pPr>
        <w:pStyle w:val="ListParagraph"/>
        <w:numPr>
          <w:ilvl w:val="0"/>
          <w:numId w:val="3"/>
        </w:numPr>
      </w:pPr>
      <w:r>
        <w:t xml:space="preserve">The </w:t>
      </w:r>
      <w:r w:rsidR="00FF1477">
        <w:t xml:space="preserve">TMR-based </w:t>
      </w:r>
      <w:r>
        <w:t xml:space="preserve">CDS-SsM repository is </w:t>
      </w:r>
      <w:r w:rsidR="00585531">
        <w:t>available</w:t>
      </w:r>
      <w:r>
        <w:t xml:space="preserve"> here</w:t>
      </w:r>
      <w:r w:rsidR="006B6E0D">
        <w:t xml:space="preserve">: </w:t>
      </w:r>
      <w:hyperlink r:id="rId18" w:history="1">
        <w:r w:rsidR="006B6E0D" w:rsidRPr="00A449D5">
          <w:rPr>
            <w:rStyle w:val="Hyperlink"/>
          </w:rPr>
          <w:t>https://github.com/susoDominguez/cds_hooks_manager</w:t>
        </w:r>
      </w:hyperlink>
      <w:r w:rsidR="006B6E0D">
        <w:t xml:space="preserve"> </w:t>
      </w:r>
    </w:p>
    <w:p w14:paraId="5E7E2E11" w14:textId="12303010" w:rsidR="00C0151A" w:rsidRDefault="00FF1477" w:rsidP="00186E45">
      <w:pPr>
        <w:pStyle w:val="ListParagraph"/>
        <w:numPr>
          <w:ilvl w:val="0"/>
          <w:numId w:val="3"/>
        </w:numPr>
      </w:pPr>
      <w:r>
        <w:t>The TMR-based</w:t>
      </w:r>
      <w:r w:rsidR="00946DC7">
        <w:t xml:space="preserve"> authoring tool, that is, the Interaction, Store and Reasoner microservices,</w:t>
      </w:r>
      <w:r w:rsidR="00162FD7">
        <w:t xml:space="preserve"> is available here</w:t>
      </w:r>
      <w:r w:rsidR="00B73517">
        <w:t xml:space="preserve"> </w:t>
      </w:r>
      <w:hyperlink r:id="rId19" w:history="1">
        <w:r w:rsidR="00B73517" w:rsidRPr="00A449D5">
          <w:rPr>
            <w:rStyle w:val="Hyperlink"/>
          </w:rPr>
          <w:t>https://github.com/susoDominguez/TMRWebX</w:t>
        </w:r>
      </w:hyperlink>
      <w:r w:rsidR="00B73517">
        <w:t xml:space="preserve"> </w:t>
      </w:r>
    </w:p>
    <w:p w14:paraId="27B0E402" w14:textId="7DA1362F" w:rsidR="004B10D7" w:rsidRDefault="00380E8E" w:rsidP="00EC2B00">
      <w:pPr>
        <w:pStyle w:val="ListParagraph"/>
        <w:numPr>
          <w:ilvl w:val="0"/>
          <w:numId w:val="3"/>
        </w:numPr>
      </w:pPr>
      <w:r>
        <w:t>The</w:t>
      </w:r>
      <w:r w:rsidR="00B01D5F">
        <w:t xml:space="preserve"> </w:t>
      </w:r>
      <w:r w:rsidR="007D42A6">
        <w:t>argumentation-based conflict resolution</w:t>
      </w:r>
      <w:r w:rsidR="00B01D5F">
        <w:t xml:space="preserve"> service is available here: </w:t>
      </w:r>
      <w:hyperlink r:id="rId20" w:history="1">
        <w:r w:rsidR="00061B05" w:rsidRPr="00A449D5">
          <w:rPr>
            <w:rStyle w:val="Hyperlink"/>
          </w:rPr>
          <w:t>https://github.com/susoDominguez/ABAPlusG</w:t>
        </w:r>
      </w:hyperlink>
      <w:r w:rsidR="002C008F">
        <w:t xml:space="preserve"> </w:t>
      </w:r>
    </w:p>
    <w:p w14:paraId="55E30658" w14:textId="00A06D46" w:rsidR="0038352B" w:rsidRDefault="00506F30" w:rsidP="00186E45">
      <w:pPr>
        <w:pStyle w:val="ListParagraph"/>
        <w:numPr>
          <w:ilvl w:val="0"/>
          <w:numId w:val="3"/>
        </w:numPr>
      </w:pPr>
      <w:r>
        <w:t>The mapping from TMR terms</w:t>
      </w:r>
      <w:r w:rsidR="00BA4ED4">
        <w:t xml:space="preserve"> (</w:t>
      </w:r>
      <w:r w:rsidR="00366E70">
        <w:t>and</w:t>
      </w:r>
      <w:r w:rsidR="00BA4ED4">
        <w:t xml:space="preserve"> `</w:t>
      </w:r>
      <w:proofErr w:type="spellStart"/>
      <w:r w:rsidR="00BA4ED4">
        <w:t>copd</w:t>
      </w:r>
      <w:proofErr w:type="spellEnd"/>
      <w:r w:rsidR="00BA4ED4">
        <w:t xml:space="preserve">-assess` </w:t>
      </w:r>
      <w:r w:rsidR="00EB7BDC">
        <w:t xml:space="preserve">structured </w:t>
      </w:r>
      <w:r w:rsidR="00BA4ED4">
        <w:t>results</w:t>
      </w:r>
      <w:r w:rsidR="00585531">
        <w:t>,</w:t>
      </w:r>
      <w:r w:rsidR="00D52FC4">
        <w:t xml:space="preserve"> since there is no CIG involved</w:t>
      </w:r>
      <w:r w:rsidR="00BA4ED4">
        <w:t>)</w:t>
      </w:r>
      <w:r>
        <w:t xml:space="preserve"> to FHIR instances is </w:t>
      </w:r>
      <w:r w:rsidR="00CE6BA2">
        <w:t>available here:</w:t>
      </w:r>
      <w:r w:rsidR="003C27D1">
        <w:t xml:space="preserve"> </w:t>
      </w:r>
      <w:hyperlink r:id="rId21" w:history="1">
        <w:r w:rsidR="003C27D1" w:rsidRPr="00A449D5">
          <w:rPr>
            <w:rStyle w:val="Hyperlink"/>
          </w:rPr>
          <w:t>https://github.com/susoDominguez/TMR2FHIRconverter</w:t>
        </w:r>
      </w:hyperlink>
      <w:r w:rsidR="003C27D1">
        <w:t xml:space="preserve"> </w:t>
      </w:r>
    </w:p>
    <w:p w14:paraId="3C81C26E" w14:textId="7E065F59" w:rsidR="00EB271A" w:rsidRDefault="00EB271A" w:rsidP="00186E45">
      <w:pPr>
        <w:pStyle w:val="ListParagraph"/>
        <w:numPr>
          <w:ilvl w:val="0"/>
          <w:numId w:val="3"/>
        </w:numPr>
      </w:pPr>
      <w:r>
        <w:t xml:space="preserve">The TMR ontologies and COPD CIG file are available here: </w:t>
      </w:r>
      <w:hyperlink r:id="rId22" w:history="1">
        <w:r w:rsidR="00B73517" w:rsidRPr="00A449D5">
          <w:rPr>
            <w:rStyle w:val="Hyperlink"/>
          </w:rPr>
          <w:t>https://github.com/susoDominguez/TMR-CIG-COPD</w:t>
        </w:r>
      </w:hyperlink>
      <w:r w:rsidR="00B73517">
        <w:t xml:space="preserve"> </w:t>
      </w:r>
    </w:p>
    <w:p w14:paraId="5584C5C1" w14:textId="2DA2DBF5" w:rsidR="009527CC" w:rsidRDefault="009527CC" w:rsidP="00186E45">
      <w:pPr>
        <w:pStyle w:val="ListParagraph"/>
        <w:numPr>
          <w:ilvl w:val="0"/>
          <w:numId w:val="3"/>
        </w:numPr>
      </w:pPr>
      <w:r>
        <w:t xml:space="preserve">The </w:t>
      </w:r>
      <w:r w:rsidR="009A0736">
        <w:t>CDS hooks specifications</w:t>
      </w:r>
      <w:r w:rsidR="00B322DE">
        <w:t xml:space="preserve">, </w:t>
      </w:r>
      <w:r w:rsidR="009A0736">
        <w:t>with examples</w:t>
      </w:r>
      <w:r w:rsidR="00B322DE">
        <w:t>, for `</w:t>
      </w:r>
      <w:proofErr w:type="spellStart"/>
      <w:r w:rsidR="00B322DE">
        <w:t>copd</w:t>
      </w:r>
      <w:proofErr w:type="spellEnd"/>
      <w:r w:rsidR="00B322DE">
        <w:t>-assess` and `</w:t>
      </w:r>
      <w:proofErr w:type="spellStart"/>
      <w:r w:rsidR="00B322DE">
        <w:t>copd</w:t>
      </w:r>
      <w:proofErr w:type="spellEnd"/>
      <w:r w:rsidR="00B322DE">
        <w:t>-</w:t>
      </w:r>
      <w:proofErr w:type="spellStart"/>
      <w:r w:rsidR="00B322DE">
        <w:t>careplan</w:t>
      </w:r>
      <w:proofErr w:type="spellEnd"/>
      <w:r w:rsidR="00B322DE">
        <w:t>-</w:t>
      </w:r>
      <w:r w:rsidR="005555A6">
        <w:t>review</w:t>
      </w:r>
      <w:r w:rsidR="00B322DE">
        <w:t>`</w:t>
      </w:r>
      <w:r w:rsidR="009A0736">
        <w:t xml:space="preserve"> </w:t>
      </w:r>
      <w:r w:rsidR="00B322DE">
        <w:t>are</w:t>
      </w:r>
      <w:r w:rsidR="009A0736">
        <w:t xml:space="preserve"> available here: </w:t>
      </w:r>
      <w:hyperlink r:id="rId23" w:history="1">
        <w:r w:rsidR="00291F0A" w:rsidRPr="00A449D5">
          <w:rPr>
            <w:rStyle w:val="Hyperlink"/>
          </w:rPr>
          <w:t>https://github.com/susoDominguez/ROAD2H-hooks</w:t>
        </w:r>
      </w:hyperlink>
      <w:r w:rsidR="00291F0A">
        <w:t xml:space="preserve"> </w:t>
      </w:r>
    </w:p>
    <w:p w14:paraId="12DC9819" w14:textId="01DBDFE3" w:rsidR="00291F0A" w:rsidRDefault="00291F0A" w:rsidP="00186E45">
      <w:pPr>
        <w:pStyle w:val="ListParagraph"/>
        <w:numPr>
          <w:ilvl w:val="0"/>
          <w:numId w:val="3"/>
        </w:numPr>
      </w:pPr>
      <w:r>
        <w:t>The</w:t>
      </w:r>
      <w:r w:rsidR="00B322DE">
        <w:t xml:space="preserve"> MongoDB-based hook processing documents </w:t>
      </w:r>
      <w:r w:rsidR="00DA4420">
        <w:t>for `</w:t>
      </w:r>
      <w:proofErr w:type="spellStart"/>
      <w:r w:rsidR="00DA4420">
        <w:t>copd</w:t>
      </w:r>
      <w:proofErr w:type="spellEnd"/>
      <w:r w:rsidR="00DA4420">
        <w:t>-assess` and `</w:t>
      </w:r>
      <w:proofErr w:type="spellStart"/>
      <w:r w:rsidR="00DA4420">
        <w:t>copd</w:t>
      </w:r>
      <w:proofErr w:type="spellEnd"/>
      <w:r w:rsidR="00DA4420">
        <w:t>-</w:t>
      </w:r>
      <w:proofErr w:type="spellStart"/>
      <w:r w:rsidR="00DA4420">
        <w:t>careplan</w:t>
      </w:r>
      <w:proofErr w:type="spellEnd"/>
      <w:r w:rsidR="00DA4420">
        <w:t>-</w:t>
      </w:r>
      <w:r w:rsidR="005555A6">
        <w:t>review</w:t>
      </w:r>
      <w:r w:rsidR="00DA4420">
        <w:t xml:space="preserve">` </w:t>
      </w:r>
      <w:r w:rsidR="00B322DE">
        <w:t>are available here</w:t>
      </w:r>
      <w:r w:rsidR="00DA4420">
        <w:t>:</w:t>
      </w:r>
      <w:r w:rsidR="007D76D3">
        <w:t xml:space="preserve"> </w:t>
      </w:r>
      <w:hyperlink r:id="rId24" w:history="1">
        <w:r w:rsidR="003B78AE" w:rsidRPr="00E02541">
          <w:rPr>
            <w:rStyle w:val="Hyperlink"/>
          </w:rPr>
          <w:t>https://github.com/susoDominguez/mongodb-hook-processing-collections.git</w:t>
        </w:r>
      </w:hyperlink>
      <w:r w:rsidR="003B78AE">
        <w:t xml:space="preserve"> </w:t>
      </w:r>
    </w:p>
    <w:p w14:paraId="310CA166" w14:textId="613AF51F" w:rsidR="00027F07" w:rsidRDefault="00027F07" w:rsidP="00186E45">
      <w:pPr>
        <w:pStyle w:val="ListParagraph"/>
        <w:numPr>
          <w:ilvl w:val="0"/>
          <w:numId w:val="3"/>
        </w:numPr>
      </w:pPr>
      <w:r>
        <w:t xml:space="preserve">The SNOMED CT </w:t>
      </w:r>
      <w:r w:rsidR="004548F4">
        <w:t xml:space="preserve">server installation can be found here: </w:t>
      </w:r>
      <w:hyperlink r:id="rId25" w:history="1">
        <w:r w:rsidR="00D369ED" w:rsidRPr="00E02541">
          <w:rPr>
            <w:rStyle w:val="Hyperlink"/>
          </w:rPr>
          <w:t>https://github.com/IHTSDO/snowstorm</w:t>
        </w:r>
      </w:hyperlink>
      <w:r w:rsidR="00D369ED">
        <w:t>. We access it using their FHIR API</w:t>
      </w:r>
      <w:r w:rsidR="003A1AB3">
        <w:t>.</w:t>
      </w:r>
    </w:p>
    <w:p w14:paraId="3C5C534A" w14:textId="2901FD9E" w:rsidR="005C026D" w:rsidRDefault="005C026D" w:rsidP="005C026D">
      <w:r>
        <w:br w:type="page"/>
      </w:r>
    </w:p>
    <w:p w14:paraId="5214F63E" w14:textId="3A018555" w:rsidR="00885583" w:rsidRDefault="00885583" w:rsidP="00885583">
      <w:pPr>
        <w:pStyle w:val="Heading2"/>
      </w:pPr>
      <w:bookmarkStart w:id="13" w:name="_Toc117781571"/>
      <w:r>
        <w:lastRenderedPageBreak/>
        <w:t>Installation</w:t>
      </w:r>
      <w:bookmarkEnd w:id="13"/>
    </w:p>
    <w:p w14:paraId="6764E565" w14:textId="10396430" w:rsidR="00885583" w:rsidRDefault="00675F30" w:rsidP="00E723FB">
      <w:pPr>
        <w:pStyle w:val="ListParagraph"/>
        <w:numPr>
          <w:ilvl w:val="0"/>
          <w:numId w:val="4"/>
        </w:numPr>
      </w:pPr>
      <w:r>
        <w:t>Download and Install Docker and Git.</w:t>
      </w:r>
    </w:p>
    <w:p w14:paraId="56E3E332" w14:textId="4FB746E7" w:rsidR="00F903B2" w:rsidRDefault="00AB3E9F" w:rsidP="00F903B2">
      <w:pPr>
        <w:pStyle w:val="ListParagraph"/>
        <w:numPr>
          <w:ilvl w:val="0"/>
          <w:numId w:val="4"/>
        </w:numPr>
      </w:pPr>
      <w:r>
        <w:t>Clone</w:t>
      </w:r>
      <w:r w:rsidR="002A4EF6">
        <w:t xml:space="preserve"> the COPD-CDS repository to</w:t>
      </w:r>
      <w:r w:rsidR="004F7C8E">
        <w:t xml:space="preserve"> your computer</w:t>
      </w:r>
      <w:r w:rsidR="00C20AAF">
        <w:t>.</w:t>
      </w:r>
      <w:r w:rsidR="00741819">
        <w:t xml:space="preserve"> This repository contains a docker-compose file to automate the build and running of the applications involved in the system.</w:t>
      </w:r>
    </w:p>
    <w:p w14:paraId="433593B6" w14:textId="2690DD63" w:rsidR="002A4EF6" w:rsidRDefault="00FC21A5" w:rsidP="00A33959">
      <w:r>
        <w:rPr>
          <w:noProof/>
        </w:rPr>
        <w:drawing>
          <wp:inline distT="0" distB="0" distL="0" distR="0" wp14:anchorId="5BBEDF68" wp14:editId="44900CC4">
            <wp:extent cx="5290996" cy="307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290996" cy="307616"/>
                    </a:xfrm>
                    <a:prstGeom prst="rect">
                      <a:avLst/>
                    </a:prstGeom>
                  </pic:spPr>
                </pic:pic>
              </a:graphicData>
            </a:graphic>
          </wp:inline>
        </w:drawing>
      </w:r>
    </w:p>
    <w:p w14:paraId="1E89DF68" w14:textId="14CF1EC5" w:rsidR="00FA66C3" w:rsidRDefault="00FA66C3" w:rsidP="00A33959">
      <w:r>
        <w:t>(</w:t>
      </w:r>
      <w:r w:rsidR="005555A6">
        <w:t>Other</w:t>
      </w:r>
      <w:r>
        <w:t xml:space="preserve"> cloning options are available </w:t>
      </w:r>
      <w:r w:rsidR="001F1D22">
        <w:t>from git</w:t>
      </w:r>
      <w:r>
        <w:t>)</w:t>
      </w:r>
    </w:p>
    <w:p w14:paraId="5FFF8ACF" w14:textId="5D1F7475" w:rsidR="000A0E91" w:rsidRDefault="003B31A1" w:rsidP="000A0E91">
      <w:pPr>
        <w:pStyle w:val="ListParagraph"/>
        <w:numPr>
          <w:ilvl w:val="0"/>
          <w:numId w:val="4"/>
        </w:numPr>
      </w:pPr>
      <w:r>
        <w:t>change</w:t>
      </w:r>
      <w:r w:rsidR="00F4564C">
        <w:t xml:space="preserve"> to the COPD-CDS </w:t>
      </w:r>
      <w:r>
        <w:t>directory</w:t>
      </w:r>
    </w:p>
    <w:p w14:paraId="4D3664AD" w14:textId="18F83143" w:rsidR="003B31A1" w:rsidRDefault="0063677E" w:rsidP="0063677E">
      <w:pPr>
        <w:pStyle w:val="ListParagraph"/>
        <w:numPr>
          <w:ilvl w:val="0"/>
          <w:numId w:val="4"/>
        </w:numPr>
      </w:pPr>
      <w:r>
        <w:t>Inside the COPD</w:t>
      </w:r>
      <w:r w:rsidR="00BB5939">
        <w:t>-CDS folder do</w:t>
      </w:r>
    </w:p>
    <w:p w14:paraId="0E1A45AA" w14:textId="574EAA39" w:rsidR="00AA32C5" w:rsidRDefault="00F30413" w:rsidP="00AA32C5">
      <w:pPr>
        <w:pStyle w:val="ListParagraph"/>
        <w:numPr>
          <w:ilvl w:val="1"/>
          <w:numId w:val="4"/>
        </w:numPr>
      </w:pPr>
      <w:r>
        <w:t>C</w:t>
      </w:r>
      <w:r w:rsidR="00BB5939">
        <w:t>lone</w:t>
      </w:r>
      <w:r>
        <w:t xml:space="preserve"> the TMR-based authoring tool</w:t>
      </w:r>
    </w:p>
    <w:p w14:paraId="7FE52BF0" w14:textId="6C0F8989" w:rsidR="00756CA9" w:rsidRDefault="00031EC0" w:rsidP="00061FCB">
      <w:r>
        <w:rPr>
          <w:noProof/>
        </w:rPr>
        <w:drawing>
          <wp:inline distT="0" distB="0" distL="0" distR="0" wp14:anchorId="2B1C446E" wp14:editId="7120666C">
            <wp:extent cx="5731510" cy="32953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329532"/>
                    </a:xfrm>
                    <a:prstGeom prst="rect">
                      <a:avLst/>
                    </a:prstGeom>
                  </pic:spPr>
                </pic:pic>
              </a:graphicData>
            </a:graphic>
          </wp:inline>
        </w:drawing>
      </w:r>
    </w:p>
    <w:p w14:paraId="7A71CB30" w14:textId="7B06FEEC" w:rsidR="00BC5531" w:rsidRDefault="007D19DA" w:rsidP="00AA32C5">
      <w:pPr>
        <w:pStyle w:val="ListParagraph"/>
        <w:numPr>
          <w:ilvl w:val="1"/>
          <w:numId w:val="4"/>
        </w:numPr>
      </w:pPr>
      <w:r>
        <w:t xml:space="preserve">Clone the CDS-HsM </w:t>
      </w:r>
      <w:r w:rsidR="00D75777">
        <w:t>repository</w:t>
      </w:r>
    </w:p>
    <w:p w14:paraId="355CB214" w14:textId="6790FF92" w:rsidR="00061FCB" w:rsidRDefault="00061FCB" w:rsidP="00061FCB">
      <w:pPr>
        <w:pStyle w:val="ListParagraph"/>
        <w:ind w:left="0"/>
      </w:pPr>
      <w:r>
        <w:rPr>
          <w:noProof/>
        </w:rPr>
        <w:drawing>
          <wp:inline distT="0" distB="0" distL="0" distR="0" wp14:anchorId="40A96213" wp14:editId="0FF8645A">
            <wp:extent cx="5731510" cy="332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731510" cy="332105"/>
                    </a:xfrm>
                    <a:prstGeom prst="rect">
                      <a:avLst/>
                    </a:prstGeom>
                  </pic:spPr>
                </pic:pic>
              </a:graphicData>
            </a:graphic>
          </wp:inline>
        </w:drawing>
      </w:r>
    </w:p>
    <w:p w14:paraId="185789B9" w14:textId="1694664F" w:rsidR="00B50043" w:rsidRDefault="007D19DA" w:rsidP="00756CA9">
      <w:pPr>
        <w:pStyle w:val="ListParagraph"/>
        <w:numPr>
          <w:ilvl w:val="1"/>
          <w:numId w:val="4"/>
        </w:numPr>
      </w:pPr>
      <w:r>
        <w:t>Clone the CDS</w:t>
      </w:r>
      <w:r w:rsidR="00B50043">
        <w:t xml:space="preserve">-SsM </w:t>
      </w:r>
      <w:r w:rsidR="00D75777">
        <w:t>repository</w:t>
      </w:r>
    </w:p>
    <w:p w14:paraId="2DE9362C" w14:textId="2CA8A741" w:rsidR="0058431B" w:rsidRDefault="007342AA" w:rsidP="00431855">
      <w:pPr>
        <w:pStyle w:val="ListParagraph"/>
        <w:ind w:left="0"/>
      </w:pPr>
      <w:r>
        <w:rPr>
          <w:noProof/>
        </w:rPr>
        <w:drawing>
          <wp:inline distT="0" distB="0" distL="0" distR="0" wp14:anchorId="45841FFE" wp14:editId="4BA0F22A">
            <wp:extent cx="5731510" cy="30432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31510" cy="304327"/>
                    </a:xfrm>
                    <a:prstGeom prst="rect">
                      <a:avLst/>
                    </a:prstGeom>
                  </pic:spPr>
                </pic:pic>
              </a:graphicData>
            </a:graphic>
          </wp:inline>
        </w:drawing>
      </w:r>
    </w:p>
    <w:p w14:paraId="35C55A0D" w14:textId="77777777" w:rsidR="00EC2B00" w:rsidRDefault="00EC2B00" w:rsidP="00EC2B00">
      <w:pPr>
        <w:pStyle w:val="ListParagraph"/>
        <w:numPr>
          <w:ilvl w:val="1"/>
          <w:numId w:val="4"/>
        </w:numPr>
      </w:pPr>
      <w:r>
        <w:t>Clone the ABA+G repository</w:t>
      </w:r>
    </w:p>
    <w:p w14:paraId="5D253DF5" w14:textId="1FAFC92C" w:rsidR="00EC2B00" w:rsidRDefault="00EC2B00" w:rsidP="00EC2B00">
      <w:r>
        <w:rPr>
          <w:noProof/>
        </w:rPr>
        <w:drawing>
          <wp:inline distT="0" distB="0" distL="0" distR="0" wp14:anchorId="62C8F01A" wp14:editId="3B329CA2">
            <wp:extent cx="5731510" cy="526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731510" cy="526415"/>
                    </a:xfrm>
                    <a:prstGeom prst="rect">
                      <a:avLst/>
                    </a:prstGeom>
                  </pic:spPr>
                </pic:pic>
              </a:graphicData>
            </a:graphic>
          </wp:inline>
        </w:drawing>
      </w:r>
    </w:p>
    <w:p w14:paraId="0D8EBAC5" w14:textId="23DFE56A" w:rsidR="00DC5542" w:rsidRDefault="00DC5542" w:rsidP="00DC5542">
      <w:pPr>
        <w:pStyle w:val="ListParagraph"/>
        <w:numPr>
          <w:ilvl w:val="1"/>
          <w:numId w:val="4"/>
        </w:numPr>
      </w:pPr>
      <w:r>
        <w:t>Clone</w:t>
      </w:r>
      <w:r>
        <w:tab/>
        <w:t>the repository with the use cases for both registered CDS services</w:t>
      </w:r>
    </w:p>
    <w:p w14:paraId="07D5DD76" w14:textId="77777777" w:rsidR="00DC5542" w:rsidRDefault="00DC5542" w:rsidP="00DC5542"/>
    <w:p w14:paraId="73FB79A7" w14:textId="1C3C30AD" w:rsidR="00DC5542" w:rsidRDefault="00DC5542" w:rsidP="00DC5542">
      <w:r>
        <w:rPr>
          <w:noProof/>
        </w:rPr>
        <w:drawing>
          <wp:inline distT="0" distB="0" distL="0" distR="0" wp14:anchorId="4C2419FD" wp14:editId="1C9B00F1">
            <wp:extent cx="5626100" cy="914400"/>
            <wp:effectExtent l="0" t="0" r="0" b="0"/>
            <wp:docPr id="1009009686" name="Picture 1" descr="A close 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9686" name="Picture 1" descr="A close up of a websi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26100" cy="914400"/>
                    </a:xfrm>
                    <a:prstGeom prst="rect">
                      <a:avLst/>
                    </a:prstGeom>
                  </pic:spPr>
                </pic:pic>
              </a:graphicData>
            </a:graphic>
          </wp:inline>
        </w:drawing>
      </w:r>
    </w:p>
    <w:p w14:paraId="39149E42" w14:textId="56259D45" w:rsidR="00431855" w:rsidRDefault="00431855" w:rsidP="00F972B3">
      <w:pPr>
        <w:pStyle w:val="ListParagraph"/>
        <w:numPr>
          <w:ilvl w:val="0"/>
          <w:numId w:val="4"/>
        </w:numPr>
      </w:pPr>
      <w:r>
        <w:t>Let’s add the CDS Hooks processing documents to the CDS</w:t>
      </w:r>
      <w:r w:rsidR="00B72CDD">
        <w:t xml:space="preserve">-HsM </w:t>
      </w:r>
    </w:p>
    <w:p w14:paraId="5654B9BB" w14:textId="6FF961C5" w:rsidR="00B72CDD" w:rsidRDefault="00B72CDD" w:rsidP="00B72CDD">
      <w:pPr>
        <w:pStyle w:val="ListParagraph"/>
        <w:numPr>
          <w:ilvl w:val="1"/>
          <w:numId w:val="4"/>
        </w:numPr>
      </w:pPr>
      <w:r>
        <w:t>Go</w:t>
      </w:r>
      <w:r w:rsidR="00ED2ED4">
        <w:t xml:space="preserve"> </w:t>
      </w:r>
      <w:r>
        <w:t>to the CD</w:t>
      </w:r>
      <w:r w:rsidR="00D75777">
        <w:t>S</w:t>
      </w:r>
      <w:r>
        <w:t>-HsM directory</w:t>
      </w:r>
    </w:p>
    <w:p w14:paraId="527151BF" w14:textId="1CF4F900" w:rsidR="00B72CDD" w:rsidRDefault="00500905" w:rsidP="00B72CDD">
      <w:pPr>
        <w:pStyle w:val="ListParagraph"/>
        <w:numPr>
          <w:ilvl w:val="1"/>
          <w:numId w:val="4"/>
        </w:numPr>
      </w:pPr>
      <w:r>
        <w:t>Clone the processing documents repository into CDS-HsM</w:t>
      </w:r>
    </w:p>
    <w:p w14:paraId="7D01301D" w14:textId="6781662A" w:rsidR="00160BC4" w:rsidRDefault="005859AE" w:rsidP="005859AE">
      <w:r>
        <w:rPr>
          <w:noProof/>
        </w:rPr>
        <w:drawing>
          <wp:inline distT="0" distB="0" distL="0" distR="0" wp14:anchorId="6A3946F3" wp14:editId="4E3268A4">
            <wp:extent cx="5731510" cy="459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0084" cy="467802"/>
                    </a:xfrm>
                    <a:prstGeom prst="rect">
                      <a:avLst/>
                    </a:prstGeom>
                  </pic:spPr>
                </pic:pic>
              </a:graphicData>
            </a:graphic>
          </wp:inline>
        </w:drawing>
      </w:r>
    </w:p>
    <w:p w14:paraId="44AA60C1" w14:textId="15DFAF24" w:rsidR="00756CA9" w:rsidRDefault="00F972B3" w:rsidP="00F972B3">
      <w:pPr>
        <w:pStyle w:val="ListParagraph"/>
        <w:numPr>
          <w:ilvl w:val="0"/>
          <w:numId w:val="4"/>
        </w:numPr>
      </w:pPr>
      <w:r>
        <w:t>Let’s add</w:t>
      </w:r>
      <w:r w:rsidR="00EE4F91">
        <w:t xml:space="preserve"> th</w:t>
      </w:r>
      <w:r w:rsidR="00CF7CBC">
        <w:t>e</w:t>
      </w:r>
      <w:r w:rsidR="00EE4F91">
        <w:t xml:space="preserve"> TMR schema and ontologies to the TMR-based authoring tool.</w:t>
      </w:r>
    </w:p>
    <w:p w14:paraId="414EA5DC" w14:textId="00E5D168" w:rsidR="005F321C" w:rsidRDefault="005F321C" w:rsidP="005F321C">
      <w:pPr>
        <w:pStyle w:val="ListParagraph"/>
        <w:numPr>
          <w:ilvl w:val="1"/>
          <w:numId w:val="4"/>
        </w:numPr>
      </w:pPr>
      <w:r>
        <w:t>Go back to the main folder of COPD-CDS</w:t>
      </w:r>
    </w:p>
    <w:p w14:paraId="4B5C889F" w14:textId="175B6FBF" w:rsidR="00C00EA2" w:rsidRDefault="00EE4F91" w:rsidP="0033285C">
      <w:pPr>
        <w:pStyle w:val="ListParagraph"/>
        <w:numPr>
          <w:ilvl w:val="1"/>
          <w:numId w:val="4"/>
        </w:numPr>
      </w:pPr>
      <w:r>
        <w:t>Go to the</w:t>
      </w:r>
      <w:r w:rsidR="006365D0">
        <w:t xml:space="preserve"> reasoner microservice directory</w:t>
      </w:r>
      <w:r w:rsidR="0031692B">
        <w:t xml:space="preserve"> (/</w:t>
      </w:r>
      <w:proofErr w:type="spellStart"/>
      <w:r w:rsidR="0031692B">
        <w:t>TMRWebX</w:t>
      </w:r>
      <w:proofErr w:type="spellEnd"/>
      <w:r w:rsidR="0031692B">
        <w:t>/backend/)</w:t>
      </w:r>
    </w:p>
    <w:p w14:paraId="21391E6A" w14:textId="2A06D846" w:rsidR="0033285C" w:rsidRDefault="00AD0EA2" w:rsidP="0033285C">
      <w:pPr>
        <w:pStyle w:val="ListParagraph"/>
        <w:numPr>
          <w:ilvl w:val="1"/>
          <w:numId w:val="4"/>
        </w:numPr>
      </w:pPr>
      <w:r>
        <w:t xml:space="preserve">Clone </w:t>
      </w:r>
      <w:r w:rsidR="00480FFF">
        <w:t>the TMR ontology</w:t>
      </w:r>
    </w:p>
    <w:p w14:paraId="3B45A5A2" w14:textId="6CACC436" w:rsidR="00B273E5" w:rsidRDefault="00E97C43" w:rsidP="00A37384">
      <w:r>
        <w:rPr>
          <w:noProof/>
        </w:rPr>
        <w:drawing>
          <wp:inline distT="0" distB="0" distL="0" distR="0" wp14:anchorId="3AF04B25" wp14:editId="4B34C13A">
            <wp:extent cx="5731510" cy="93789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inline>
        </w:drawing>
      </w:r>
    </w:p>
    <w:p w14:paraId="612E89B7" w14:textId="685E86C2" w:rsidR="00BB111E" w:rsidRDefault="00BB111E" w:rsidP="00BB111E">
      <w:pPr>
        <w:pStyle w:val="ListParagraph"/>
        <w:numPr>
          <w:ilvl w:val="1"/>
          <w:numId w:val="4"/>
        </w:numPr>
      </w:pPr>
      <w:r>
        <w:t xml:space="preserve">Go back to the COPD-CDS </w:t>
      </w:r>
      <w:r w:rsidR="00944127">
        <w:t>directory</w:t>
      </w:r>
    </w:p>
    <w:p w14:paraId="0D64BAD6" w14:textId="5BE61BEA" w:rsidR="00944127" w:rsidRDefault="00954C05" w:rsidP="00954C05">
      <w:r>
        <w:rPr>
          <w:noProof/>
        </w:rPr>
        <w:drawing>
          <wp:inline distT="0" distB="0" distL="0" distR="0" wp14:anchorId="39EF7C58" wp14:editId="10139FCC">
            <wp:extent cx="5731510" cy="695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5731510" cy="695325"/>
                    </a:xfrm>
                    <a:prstGeom prst="rect">
                      <a:avLst/>
                    </a:prstGeom>
                  </pic:spPr>
                </pic:pic>
              </a:graphicData>
            </a:graphic>
          </wp:inline>
        </w:drawing>
      </w:r>
    </w:p>
    <w:p w14:paraId="25C9D2CD" w14:textId="2BCD8F4D" w:rsidR="00954C05" w:rsidRDefault="00737D82" w:rsidP="00EA6032">
      <w:pPr>
        <w:pStyle w:val="ListParagraph"/>
        <w:numPr>
          <w:ilvl w:val="0"/>
          <w:numId w:val="4"/>
        </w:numPr>
      </w:pPr>
      <w:r>
        <w:t>Next, let’s add the TMR to FHIR converter repository</w:t>
      </w:r>
      <w:r w:rsidR="006506BA">
        <w:t xml:space="preserve"> to the CDS-SsM </w:t>
      </w:r>
    </w:p>
    <w:p w14:paraId="6DD1AB42" w14:textId="07FF42BC" w:rsidR="00AF0E27" w:rsidRDefault="00EA6032" w:rsidP="00AF0E27">
      <w:pPr>
        <w:pStyle w:val="ListParagraph"/>
        <w:numPr>
          <w:ilvl w:val="1"/>
          <w:numId w:val="4"/>
        </w:numPr>
      </w:pPr>
      <w:r>
        <w:lastRenderedPageBreak/>
        <w:t xml:space="preserve">Go to the </w:t>
      </w:r>
      <w:proofErr w:type="spellStart"/>
      <w:r w:rsidR="003D7EFA">
        <w:t>FHIR_converter_module</w:t>
      </w:r>
      <w:proofErr w:type="spellEnd"/>
      <w:r w:rsidR="003D7EFA">
        <w:t xml:space="preserve"> </w:t>
      </w:r>
      <w:r w:rsidR="00AF0E27">
        <w:t xml:space="preserve">folder within the </w:t>
      </w:r>
      <w:r w:rsidR="006506BA">
        <w:t>CDS-SsM</w:t>
      </w:r>
      <w:r w:rsidR="00AF0E27">
        <w:t>.</w:t>
      </w:r>
    </w:p>
    <w:p w14:paraId="7B28E144" w14:textId="6E5BB42E" w:rsidR="00436C39" w:rsidRDefault="00436C39" w:rsidP="00436C39">
      <w:pPr>
        <w:pStyle w:val="ListParagraph"/>
        <w:numPr>
          <w:ilvl w:val="1"/>
          <w:numId w:val="4"/>
        </w:numPr>
      </w:pPr>
      <w:r>
        <w:t>C</w:t>
      </w:r>
      <w:r w:rsidR="00591292">
        <w:t>lone</w:t>
      </w:r>
      <w:r>
        <w:t xml:space="preserve"> the TMR2FHIRconverter repository.</w:t>
      </w:r>
    </w:p>
    <w:p w14:paraId="0410FAD8" w14:textId="5C7220F0" w:rsidR="009911F7" w:rsidRDefault="00107E3F" w:rsidP="00311792">
      <w:r>
        <w:rPr>
          <w:noProof/>
        </w:rPr>
        <w:drawing>
          <wp:inline distT="0" distB="0" distL="0" distR="0" wp14:anchorId="3E468076" wp14:editId="66FD307E">
            <wp:extent cx="5731510" cy="36753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731510" cy="367531"/>
                    </a:xfrm>
                    <a:prstGeom prst="rect">
                      <a:avLst/>
                    </a:prstGeom>
                  </pic:spPr>
                </pic:pic>
              </a:graphicData>
            </a:graphic>
          </wp:inline>
        </w:drawing>
      </w:r>
    </w:p>
    <w:p w14:paraId="21667AD8" w14:textId="69243E4E" w:rsidR="00107E3F" w:rsidRDefault="00107E3F" w:rsidP="00107E3F">
      <w:pPr>
        <w:pStyle w:val="ListParagraph"/>
        <w:numPr>
          <w:ilvl w:val="1"/>
          <w:numId w:val="4"/>
        </w:numPr>
      </w:pPr>
      <w:r>
        <w:t>Return to the COPD-CDS directory</w:t>
      </w:r>
      <w:r w:rsidR="008143DC">
        <w:t xml:space="preserve"> to launch the application</w:t>
      </w:r>
    </w:p>
    <w:p w14:paraId="3C4FF158" w14:textId="421A4C1A" w:rsidR="00121B1A" w:rsidRDefault="00121B1A" w:rsidP="00121B1A">
      <w:r>
        <w:rPr>
          <w:noProof/>
        </w:rPr>
        <w:drawing>
          <wp:inline distT="0" distB="0" distL="0" distR="0" wp14:anchorId="4B58A9B9" wp14:editId="35D9EC30">
            <wp:extent cx="4991100" cy="125730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91100" cy="1257300"/>
                    </a:xfrm>
                    <a:prstGeom prst="rect">
                      <a:avLst/>
                    </a:prstGeom>
                  </pic:spPr>
                </pic:pic>
              </a:graphicData>
            </a:graphic>
          </wp:inline>
        </w:drawing>
      </w:r>
    </w:p>
    <w:p w14:paraId="41F82922" w14:textId="23BAF0BC" w:rsidR="00AA07B1" w:rsidRDefault="006F07B5" w:rsidP="008A71DC">
      <w:pPr>
        <w:pStyle w:val="ListParagraph"/>
        <w:numPr>
          <w:ilvl w:val="0"/>
          <w:numId w:val="4"/>
        </w:numPr>
      </w:pPr>
      <w:r>
        <w:t>Now</w:t>
      </w:r>
      <w:r w:rsidR="00E0405A">
        <w:t xml:space="preserve"> we are ready to build and </w:t>
      </w:r>
      <w:r w:rsidR="006017F6">
        <w:t>launch</w:t>
      </w:r>
      <w:r w:rsidR="00E0405A">
        <w:t xml:space="preserve"> the COPD-DSS</w:t>
      </w:r>
      <w:r w:rsidR="006017F6">
        <w:t>.</w:t>
      </w:r>
    </w:p>
    <w:p w14:paraId="55B2310A" w14:textId="52F6C555" w:rsidR="006017F6" w:rsidRDefault="008E04CC" w:rsidP="006017F6">
      <w:pPr>
        <w:pStyle w:val="Heading2"/>
      </w:pPr>
      <w:bookmarkStart w:id="14" w:name="_Toc117781572"/>
      <w:r>
        <w:t>Configuration</w:t>
      </w:r>
      <w:bookmarkEnd w:id="14"/>
    </w:p>
    <w:p w14:paraId="5FFD1CA0" w14:textId="3292541B" w:rsidR="008E04CC" w:rsidRDefault="00C07DF4" w:rsidP="008E04CC">
      <w:r>
        <w:t>The collection of microservices</w:t>
      </w:r>
      <w:r w:rsidR="001D5A47">
        <w:t xml:space="preserve"> </w:t>
      </w:r>
      <w:r w:rsidR="00145EB8">
        <w:t>is</w:t>
      </w:r>
      <w:r w:rsidR="001D5A47">
        <w:t xml:space="preserve"> built automatically</w:t>
      </w:r>
      <w:r w:rsidR="00B319FD">
        <w:t xml:space="preserve"> using an environment file</w:t>
      </w:r>
      <w:r w:rsidR="00577C66">
        <w:t xml:space="preserve"> within the</w:t>
      </w:r>
      <w:r w:rsidR="00B319FD">
        <w:t xml:space="preserve"> </w:t>
      </w:r>
      <w:r w:rsidR="00415BB8">
        <w:t>COPD-CDS directory.</w:t>
      </w:r>
      <w:r w:rsidR="001E503B">
        <w:t xml:space="preserve"> </w:t>
      </w:r>
      <w:r w:rsidR="00203767">
        <w:t>Below, we provide the set of variables, and default values</w:t>
      </w:r>
      <w:r w:rsidR="00E61DB5">
        <w:t>,</w:t>
      </w:r>
      <w:r w:rsidR="00203767">
        <w:t xml:space="preserve"> that must be added to the environment file</w:t>
      </w:r>
      <w:r w:rsidR="00AF3D20">
        <w:t xml:space="preserve">. </w:t>
      </w:r>
      <w:r w:rsidR="00C02C23">
        <w:t>Values can be changed by the user if</w:t>
      </w:r>
      <w:r w:rsidR="00EB459A">
        <w:t xml:space="preserve"> required. </w:t>
      </w:r>
      <w:r w:rsidR="00AF3D20">
        <w:t xml:space="preserve">A brief description of </w:t>
      </w:r>
      <w:r w:rsidR="00873DC9">
        <w:t xml:space="preserve">the semantics of </w:t>
      </w:r>
      <w:r w:rsidR="00AF3D20">
        <w:t>each variable can be found after</w:t>
      </w:r>
      <w:r w:rsidR="00714960">
        <w:t xml:space="preserve"> the assignment of values to variables</w:t>
      </w:r>
      <w:r w:rsidR="00AF3D20">
        <w:t>.</w:t>
      </w:r>
    </w:p>
    <w:p w14:paraId="4CBF6923" w14:textId="77777777" w:rsidR="00436781" w:rsidRDefault="00436781" w:rsidP="001E503B">
      <w:pPr>
        <w:rPr>
          <w:b/>
          <w:bCs/>
        </w:rPr>
      </w:pPr>
      <w:r w:rsidRPr="00436781">
        <w:rPr>
          <w:b/>
          <w:bCs/>
        </w:rPr>
        <w:t>MONGODB_PORT=</w:t>
      </w:r>
      <w:r w:rsidRPr="00436781">
        <w:t>27017</w:t>
      </w:r>
    </w:p>
    <w:p w14:paraId="0966CA05" w14:textId="77777777" w:rsidR="00436781" w:rsidRDefault="00436781" w:rsidP="001E503B">
      <w:pPr>
        <w:rPr>
          <w:b/>
          <w:bCs/>
        </w:rPr>
      </w:pPr>
      <w:r w:rsidRPr="00436781">
        <w:rPr>
          <w:b/>
          <w:bCs/>
        </w:rPr>
        <w:t>CDS_HM_PORT=</w:t>
      </w:r>
      <w:r w:rsidRPr="00436781">
        <w:t>3001</w:t>
      </w:r>
    </w:p>
    <w:p w14:paraId="6B619335" w14:textId="77777777" w:rsidR="00436781" w:rsidRDefault="00436781" w:rsidP="001E503B">
      <w:pPr>
        <w:rPr>
          <w:b/>
          <w:bCs/>
        </w:rPr>
      </w:pPr>
      <w:r w:rsidRPr="00436781">
        <w:rPr>
          <w:b/>
          <w:bCs/>
        </w:rPr>
        <w:t>CDS_SM_PORT=</w:t>
      </w:r>
      <w:r w:rsidRPr="00436781">
        <w:t>3010</w:t>
      </w:r>
    </w:p>
    <w:p w14:paraId="0EB28B28" w14:textId="77777777" w:rsidR="00436781" w:rsidRPr="00436781" w:rsidRDefault="00436781" w:rsidP="001E503B">
      <w:r w:rsidRPr="00436781">
        <w:rPr>
          <w:b/>
          <w:bCs/>
        </w:rPr>
        <w:t>SNOMEDCT_FHIR_SRVR_URL=</w:t>
      </w:r>
      <w:r w:rsidRPr="00436781">
        <w:t>snowstorm-fhir.snomedtools.org</w:t>
      </w:r>
    </w:p>
    <w:p w14:paraId="4992EE8F" w14:textId="77777777" w:rsidR="00436781" w:rsidRDefault="00436781" w:rsidP="001E503B">
      <w:pPr>
        <w:rPr>
          <w:b/>
          <w:bCs/>
        </w:rPr>
      </w:pPr>
      <w:r w:rsidRPr="00436781">
        <w:rPr>
          <w:b/>
          <w:bCs/>
        </w:rPr>
        <w:t>CDS_SM_LOGS=</w:t>
      </w:r>
      <w:proofErr w:type="spellStart"/>
      <w:r w:rsidRPr="00436781">
        <w:t>cds_sm_logs</w:t>
      </w:r>
      <w:proofErr w:type="spellEnd"/>
    </w:p>
    <w:p w14:paraId="5D6F7DBA" w14:textId="77777777" w:rsidR="00436781" w:rsidRPr="00436781" w:rsidRDefault="00436781" w:rsidP="001E503B">
      <w:r w:rsidRPr="00436781">
        <w:rPr>
          <w:b/>
          <w:bCs/>
        </w:rPr>
        <w:t>CDS_HM_LOGS=</w:t>
      </w:r>
      <w:proofErr w:type="spellStart"/>
      <w:r w:rsidRPr="00436781">
        <w:t>cds_hm_logs</w:t>
      </w:r>
      <w:proofErr w:type="spellEnd"/>
    </w:p>
    <w:p w14:paraId="73806431" w14:textId="30EF081B" w:rsidR="00436781" w:rsidRPr="00436781" w:rsidRDefault="00436781" w:rsidP="001E503B">
      <w:r w:rsidRPr="00436781">
        <w:rPr>
          <w:b/>
          <w:bCs/>
        </w:rPr>
        <w:t>CIG_INTERACTION_PORT=</w:t>
      </w:r>
      <w:r w:rsidRPr="00436781">
        <w:t>8888</w:t>
      </w:r>
    </w:p>
    <w:p w14:paraId="0C06B568" w14:textId="77777777" w:rsidR="00436781" w:rsidRPr="00436781" w:rsidRDefault="00436781" w:rsidP="001E503B">
      <w:r w:rsidRPr="00436781">
        <w:rPr>
          <w:b/>
          <w:bCs/>
        </w:rPr>
        <w:t>CIG_STORE_PWD=</w:t>
      </w:r>
      <w:r w:rsidRPr="00436781">
        <w:t>road2h</w:t>
      </w:r>
    </w:p>
    <w:p w14:paraId="187FA77C" w14:textId="77777777" w:rsidR="00436781" w:rsidRPr="00436781" w:rsidRDefault="00436781" w:rsidP="001E503B">
      <w:r w:rsidRPr="00436781">
        <w:rPr>
          <w:b/>
          <w:bCs/>
        </w:rPr>
        <w:t>CIG_STORE_PORT=</w:t>
      </w:r>
      <w:r w:rsidRPr="00436781">
        <w:t>3030</w:t>
      </w:r>
    </w:p>
    <w:p w14:paraId="6751CBA6" w14:textId="1F438E10" w:rsidR="005332BF" w:rsidRDefault="00436781" w:rsidP="001E503B">
      <w:r w:rsidRPr="00436781">
        <w:rPr>
          <w:b/>
          <w:bCs/>
        </w:rPr>
        <w:t>ARGUMENTATION_PORT=</w:t>
      </w:r>
      <w:r w:rsidRPr="00436781">
        <w:t>500</w:t>
      </w:r>
      <w:r w:rsidR="00DC5542">
        <w:t>1</w:t>
      </w:r>
    </w:p>
    <w:p w14:paraId="4F2CA75B" w14:textId="77777777" w:rsidR="00436781" w:rsidRPr="00436781" w:rsidRDefault="00436781" w:rsidP="001E503B"/>
    <w:p w14:paraId="7238A52D" w14:textId="1A68B102" w:rsidR="00AF3D20" w:rsidRPr="00A81A76" w:rsidRDefault="00AF3D20" w:rsidP="00AF3D20">
      <w:pPr>
        <w:pStyle w:val="ListParagraph"/>
        <w:numPr>
          <w:ilvl w:val="0"/>
          <w:numId w:val="7"/>
        </w:numPr>
        <w:rPr>
          <w:b/>
          <w:bCs/>
        </w:rPr>
      </w:pPr>
      <w:r w:rsidRPr="001E503B">
        <w:rPr>
          <w:b/>
          <w:bCs/>
        </w:rPr>
        <w:t>MONGODB_PORT</w:t>
      </w:r>
      <w:r w:rsidR="00FC3D3E">
        <w:rPr>
          <w:b/>
          <w:bCs/>
        </w:rPr>
        <w:t>:</w:t>
      </w:r>
      <w:r w:rsidR="00A81A76">
        <w:t xml:space="preserve"> port number of the MongoDB server</w:t>
      </w:r>
    </w:p>
    <w:p w14:paraId="6879397D" w14:textId="670F3054" w:rsidR="00A81A76" w:rsidRPr="00FC3D3E" w:rsidRDefault="00A81A76" w:rsidP="00AF3D20">
      <w:pPr>
        <w:pStyle w:val="ListParagraph"/>
        <w:numPr>
          <w:ilvl w:val="0"/>
          <w:numId w:val="7"/>
        </w:numPr>
        <w:rPr>
          <w:b/>
          <w:bCs/>
        </w:rPr>
      </w:pPr>
      <w:r w:rsidRPr="001E503B">
        <w:rPr>
          <w:b/>
          <w:bCs/>
        </w:rPr>
        <w:t>CDS_HM_PORT</w:t>
      </w:r>
      <w:r>
        <w:rPr>
          <w:b/>
          <w:bCs/>
        </w:rPr>
        <w:t>:</w:t>
      </w:r>
      <w:r>
        <w:t xml:space="preserve"> port number of the CDS</w:t>
      </w:r>
      <w:r w:rsidR="00FC3D3E">
        <w:t xml:space="preserve">-HsM </w:t>
      </w:r>
    </w:p>
    <w:p w14:paraId="7684A954" w14:textId="4CBDE380" w:rsidR="00FC3D3E" w:rsidRPr="00EB459A" w:rsidRDefault="00FC3D3E" w:rsidP="00AF3D20">
      <w:pPr>
        <w:pStyle w:val="ListParagraph"/>
        <w:numPr>
          <w:ilvl w:val="0"/>
          <w:numId w:val="7"/>
        </w:numPr>
        <w:rPr>
          <w:b/>
          <w:bCs/>
        </w:rPr>
      </w:pPr>
      <w:r w:rsidRPr="001E503B">
        <w:rPr>
          <w:b/>
          <w:bCs/>
        </w:rPr>
        <w:t>CDS_SM_PORT</w:t>
      </w:r>
      <w:r>
        <w:t xml:space="preserve"> port number of the CDS-</w:t>
      </w:r>
      <w:r w:rsidR="00EB459A">
        <w:t>S</w:t>
      </w:r>
      <w:r>
        <w:t xml:space="preserve">sM </w:t>
      </w:r>
    </w:p>
    <w:p w14:paraId="6DE4F02C" w14:textId="2FC102E7" w:rsidR="00EB459A" w:rsidRPr="003A1AB3" w:rsidRDefault="00EB459A" w:rsidP="00AF3D20">
      <w:pPr>
        <w:pStyle w:val="ListParagraph"/>
        <w:numPr>
          <w:ilvl w:val="0"/>
          <w:numId w:val="7"/>
        </w:numPr>
        <w:rPr>
          <w:b/>
          <w:bCs/>
        </w:rPr>
      </w:pPr>
      <w:r w:rsidRPr="001E503B">
        <w:rPr>
          <w:b/>
          <w:bCs/>
        </w:rPr>
        <w:t>SNOMEDCT_FHIR_SRVR_URL</w:t>
      </w:r>
      <w:r>
        <w:rPr>
          <w:b/>
          <w:bCs/>
        </w:rPr>
        <w:t>:</w:t>
      </w:r>
      <w:r w:rsidR="009805FB">
        <w:t xml:space="preserve"> URL o</w:t>
      </w:r>
      <w:r w:rsidR="003C03F8">
        <w:t>f</w:t>
      </w:r>
      <w:r w:rsidR="009805FB">
        <w:t xml:space="preserve"> the SNOMED CT FHIR API server. For </w:t>
      </w:r>
      <w:r w:rsidR="000C5830">
        <w:t>testing purposes, w</w:t>
      </w:r>
      <w:r w:rsidR="009805FB">
        <w:t xml:space="preserve">e have provided </w:t>
      </w:r>
      <w:r w:rsidR="000C5830">
        <w:t xml:space="preserve">the sandbox offered by the team at </w:t>
      </w:r>
      <w:r w:rsidR="007C486C">
        <w:t xml:space="preserve">SNOWSTORM. If you would like to install your own SNOMED CT </w:t>
      </w:r>
      <w:r w:rsidR="00DA1BE0">
        <w:t xml:space="preserve">server and add its FHIR API URL instead, follow the instructions at </w:t>
      </w:r>
      <w:hyperlink r:id="rId37" w:history="1">
        <w:r w:rsidR="003A1AB3" w:rsidRPr="00E02541">
          <w:rPr>
            <w:rStyle w:val="Hyperlink"/>
          </w:rPr>
          <w:t>https://github.com/IHTSDO/snowstorm</w:t>
        </w:r>
      </w:hyperlink>
      <w:r w:rsidR="003A1AB3">
        <w:t xml:space="preserve"> </w:t>
      </w:r>
    </w:p>
    <w:p w14:paraId="7E7F5E5A" w14:textId="430DB311" w:rsidR="003A1AB3" w:rsidRDefault="003A1AB3" w:rsidP="00AF3D20">
      <w:pPr>
        <w:pStyle w:val="ListParagraph"/>
        <w:numPr>
          <w:ilvl w:val="0"/>
          <w:numId w:val="7"/>
        </w:numPr>
        <w:rPr>
          <w:b/>
          <w:bCs/>
        </w:rPr>
      </w:pPr>
      <w:r w:rsidRPr="001E503B">
        <w:rPr>
          <w:b/>
          <w:bCs/>
        </w:rPr>
        <w:t>CDS_SM_LOGS</w:t>
      </w:r>
      <w:r w:rsidR="00061306">
        <w:rPr>
          <w:b/>
          <w:bCs/>
        </w:rPr>
        <w:t xml:space="preserve">: </w:t>
      </w:r>
      <w:r w:rsidR="00061306">
        <w:t>name of the MongoDB collection to store</w:t>
      </w:r>
      <w:r w:rsidR="007F7976">
        <w:t xml:space="preserve"> CDS-SsM logs</w:t>
      </w:r>
    </w:p>
    <w:p w14:paraId="10BB3F4E" w14:textId="4876489C" w:rsidR="003A1AB3" w:rsidRDefault="003A1AB3" w:rsidP="00AF3D20">
      <w:pPr>
        <w:pStyle w:val="ListParagraph"/>
        <w:numPr>
          <w:ilvl w:val="0"/>
          <w:numId w:val="7"/>
        </w:numPr>
        <w:rPr>
          <w:b/>
          <w:bCs/>
        </w:rPr>
      </w:pPr>
      <w:r w:rsidRPr="001E503B">
        <w:rPr>
          <w:b/>
          <w:bCs/>
        </w:rPr>
        <w:t>CDS_HM_LOGS</w:t>
      </w:r>
      <w:r w:rsidR="007F7976">
        <w:rPr>
          <w:b/>
          <w:bCs/>
        </w:rPr>
        <w:t xml:space="preserve">: </w:t>
      </w:r>
      <w:r w:rsidR="007F7976">
        <w:t>name of the MongoDB collection to store CDS-HsM logs</w:t>
      </w:r>
    </w:p>
    <w:p w14:paraId="7C1EE530" w14:textId="29B8C7CA" w:rsidR="003A1AB3" w:rsidRDefault="003A1AB3" w:rsidP="00AF3D20">
      <w:pPr>
        <w:pStyle w:val="ListParagraph"/>
        <w:numPr>
          <w:ilvl w:val="0"/>
          <w:numId w:val="7"/>
        </w:numPr>
        <w:rPr>
          <w:b/>
          <w:bCs/>
        </w:rPr>
      </w:pPr>
      <w:r w:rsidRPr="001E503B">
        <w:rPr>
          <w:b/>
          <w:bCs/>
        </w:rPr>
        <w:t>CIG_INTERACTION_PORT</w:t>
      </w:r>
      <w:r w:rsidR="007F7976">
        <w:rPr>
          <w:b/>
          <w:bCs/>
        </w:rPr>
        <w:t xml:space="preserve">: </w:t>
      </w:r>
      <w:r w:rsidR="007F7976" w:rsidRPr="001B436F">
        <w:t>port number of the</w:t>
      </w:r>
      <w:r w:rsidR="008F5F2D" w:rsidRPr="001B436F">
        <w:t xml:space="preserve"> CIG Interaction microservice</w:t>
      </w:r>
    </w:p>
    <w:p w14:paraId="7055A7A9" w14:textId="50586A2E" w:rsidR="003A1AB3" w:rsidRPr="00436781" w:rsidRDefault="003A1AB3" w:rsidP="00AF3D20">
      <w:pPr>
        <w:pStyle w:val="ListParagraph"/>
        <w:numPr>
          <w:ilvl w:val="0"/>
          <w:numId w:val="7"/>
        </w:numPr>
        <w:rPr>
          <w:b/>
          <w:bCs/>
        </w:rPr>
      </w:pPr>
      <w:r w:rsidRPr="001E503B">
        <w:rPr>
          <w:b/>
          <w:bCs/>
        </w:rPr>
        <w:t>CIG_STORE_PWD</w:t>
      </w:r>
      <w:r w:rsidR="008F5F2D">
        <w:rPr>
          <w:b/>
          <w:bCs/>
        </w:rPr>
        <w:t xml:space="preserve">: </w:t>
      </w:r>
      <w:r w:rsidR="008F5F2D" w:rsidRPr="001B436F">
        <w:t>password to access the Jena/</w:t>
      </w:r>
      <w:proofErr w:type="spellStart"/>
      <w:r w:rsidR="008F5F2D" w:rsidRPr="001B436F">
        <w:t>Fuseki</w:t>
      </w:r>
      <w:proofErr w:type="spellEnd"/>
      <w:r w:rsidR="008F5F2D" w:rsidRPr="001B436F">
        <w:t xml:space="preserve"> </w:t>
      </w:r>
      <w:r w:rsidR="003C03F8" w:rsidRPr="001B436F">
        <w:t>server with ADMIN rights as part of the STORE microservice</w:t>
      </w:r>
    </w:p>
    <w:p w14:paraId="6AEE468B" w14:textId="061CE09A" w:rsidR="00436781" w:rsidRDefault="00436781" w:rsidP="00AF3D20">
      <w:pPr>
        <w:pStyle w:val="ListParagraph"/>
        <w:numPr>
          <w:ilvl w:val="0"/>
          <w:numId w:val="7"/>
        </w:numPr>
        <w:rPr>
          <w:b/>
          <w:bCs/>
        </w:rPr>
      </w:pPr>
      <w:r w:rsidRPr="001E503B">
        <w:rPr>
          <w:b/>
          <w:bCs/>
        </w:rPr>
        <w:t>CIG_STORE</w:t>
      </w:r>
      <w:r>
        <w:rPr>
          <w:b/>
          <w:bCs/>
        </w:rPr>
        <w:t xml:space="preserve">_PORT: </w:t>
      </w:r>
      <w:r>
        <w:t>port number of the Jena/</w:t>
      </w:r>
      <w:proofErr w:type="spellStart"/>
      <w:r>
        <w:t>Fuseki</w:t>
      </w:r>
      <w:proofErr w:type="spellEnd"/>
      <w:r>
        <w:t xml:space="preserve"> database</w:t>
      </w:r>
    </w:p>
    <w:p w14:paraId="1F8BA2C3" w14:textId="593A4E3A" w:rsidR="005332BF" w:rsidRDefault="00436781" w:rsidP="005332BF">
      <w:pPr>
        <w:pStyle w:val="ListParagraph"/>
        <w:numPr>
          <w:ilvl w:val="0"/>
          <w:numId w:val="7"/>
        </w:numPr>
        <w:rPr>
          <w:b/>
          <w:bCs/>
        </w:rPr>
      </w:pPr>
      <w:r w:rsidRPr="00436781">
        <w:rPr>
          <w:b/>
          <w:bCs/>
        </w:rPr>
        <w:t>ARGUMENTATION_PORT</w:t>
      </w:r>
      <w:r w:rsidR="003C03F8">
        <w:rPr>
          <w:b/>
          <w:bCs/>
        </w:rPr>
        <w:t xml:space="preserve">: </w:t>
      </w:r>
      <w:r w:rsidRPr="00436781">
        <w:t>port number of the conflict resolution service</w:t>
      </w:r>
    </w:p>
    <w:p w14:paraId="5FA9D52D" w14:textId="77777777" w:rsidR="0027184E" w:rsidRDefault="00B67E91" w:rsidP="00B67E91">
      <w:r>
        <w:t xml:space="preserve">Now, create the environment file with name </w:t>
      </w:r>
      <w:r w:rsidRPr="00B67E91">
        <w:rPr>
          <w:b/>
          <w:bCs/>
        </w:rPr>
        <w:t>.env</w:t>
      </w:r>
      <w:r w:rsidR="00B06360">
        <w:rPr>
          <w:b/>
          <w:bCs/>
        </w:rPr>
        <w:t xml:space="preserve"> </w:t>
      </w:r>
      <w:r w:rsidR="00B06360" w:rsidRPr="00B06360">
        <w:t>and</w:t>
      </w:r>
      <w:r w:rsidR="00ED5DB0">
        <w:t xml:space="preserve"> use your favourite text editor to</w:t>
      </w:r>
      <w:r w:rsidR="00B06360" w:rsidRPr="00B06360">
        <w:t xml:space="preserve"> add the set of variables and corresponding values into the folder of COPD-CDS</w:t>
      </w:r>
      <w:r w:rsidR="00A91FDD">
        <w:t>.</w:t>
      </w:r>
    </w:p>
    <w:p w14:paraId="1A182C05" w14:textId="11641729" w:rsidR="00B67E91" w:rsidRDefault="0027184E" w:rsidP="00B67E91">
      <w:r>
        <w:rPr>
          <w:noProof/>
        </w:rPr>
        <w:lastRenderedPageBreak/>
        <w:drawing>
          <wp:inline distT="0" distB="0" distL="0" distR="0" wp14:anchorId="436C54E5" wp14:editId="030E807C">
            <wp:extent cx="5050902" cy="26676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5050902" cy="2667635"/>
                    </a:xfrm>
                    <a:prstGeom prst="rect">
                      <a:avLst/>
                    </a:prstGeom>
                  </pic:spPr>
                </pic:pic>
              </a:graphicData>
            </a:graphic>
          </wp:inline>
        </w:drawing>
      </w:r>
    </w:p>
    <w:p w14:paraId="47D94461" w14:textId="455592E8" w:rsidR="0027184E" w:rsidRDefault="00951138" w:rsidP="00B67E91">
      <w:r>
        <w:t>Finally, launch the COPD-CDS system</w:t>
      </w:r>
      <w:r w:rsidR="007B3B7A">
        <w:t>:</w:t>
      </w:r>
    </w:p>
    <w:p w14:paraId="7EF1A20C" w14:textId="5DBB82A6" w:rsidR="007B3B7A" w:rsidRDefault="00A13A7D" w:rsidP="00B67E91">
      <w:r>
        <w:rPr>
          <w:noProof/>
        </w:rPr>
        <w:drawing>
          <wp:inline distT="0" distB="0" distL="0" distR="0" wp14:anchorId="31601178" wp14:editId="0246B836">
            <wp:extent cx="5731510" cy="8940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94080"/>
                    </a:xfrm>
                    <a:prstGeom prst="rect">
                      <a:avLst/>
                    </a:prstGeom>
                  </pic:spPr>
                </pic:pic>
              </a:graphicData>
            </a:graphic>
          </wp:inline>
        </w:drawing>
      </w:r>
    </w:p>
    <w:p w14:paraId="35D4FE37" w14:textId="10986DE1" w:rsidR="00575FD6" w:rsidRDefault="00975EB6" w:rsidP="00B67E91">
      <w:r>
        <w:t>Then,</w:t>
      </w:r>
      <w:r w:rsidR="00575FD6">
        <w:t xml:space="preserve"> all the services </w:t>
      </w:r>
      <w:r>
        <w:t xml:space="preserve">should be up </w:t>
      </w:r>
      <w:r w:rsidR="006167EF">
        <w:t>and</w:t>
      </w:r>
      <w:r w:rsidR="00575FD6">
        <w:t xml:space="preserve"> running</w:t>
      </w:r>
      <w:r>
        <w:t>.</w:t>
      </w:r>
    </w:p>
    <w:p w14:paraId="482D433A" w14:textId="77777777" w:rsidR="00575FD6" w:rsidRDefault="00575FD6" w:rsidP="00575FD6">
      <w:pPr>
        <w:keepNext/>
        <w:jc w:val="center"/>
      </w:pPr>
      <w:r>
        <w:rPr>
          <w:noProof/>
        </w:rPr>
        <w:drawing>
          <wp:inline distT="0" distB="0" distL="0" distR="0" wp14:anchorId="38F248A2" wp14:editId="41D94DB6">
            <wp:extent cx="5358521" cy="2451100"/>
            <wp:effectExtent l="0" t="0" r="127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0">
                      <a:extLst>
                        <a:ext uri="{28A0092B-C50C-407E-A947-70E740481C1C}">
                          <a14:useLocalDpi xmlns:a14="http://schemas.microsoft.com/office/drawing/2010/main" val="0"/>
                        </a:ext>
                      </a:extLst>
                    </a:blip>
                    <a:stretch>
                      <a:fillRect/>
                    </a:stretch>
                  </pic:blipFill>
                  <pic:spPr>
                    <a:xfrm>
                      <a:off x="0" y="0"/>
                      <a:ext cx="5358521" cy="2451100"/>
                    </a:xfrm>
                    <a:prstGeom prst="rect">
                      <a:avLst/>
                    </a:prstGeom>
                  </pic:spPr>
                </pic:pic>
              </a:graphicData>
            </a:graphic>
          </wp:inline>
        </w:drawing>
      </w:r>
    </w:p>
    <w:p w14:paraId="0B78EB94" w14:textId="2D38E7F7" w:rsidR="00575FD6" w:rsidRPr="00121B1A" w:rsidRDefault="00575FD6" w:rsidP="00575FD6">
      <w:pPr>
        <w:pStyle w:val="Caption"/>
        <w:rPr>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Illustration depicting the collection of microservices, and conflict resolution service involved in the COPD-CDS system</w:t>
      </w:r>
      <w:r>
        <w:rPr>
          <w:noProof/>
        </w:rPr>
        <w:t>.</w:t>
      </w:r>
    </w:p>
    <w:p w14:paraId="186B99B0" w14:textId="77777777" w:rsidR="00575FD6" w:rsidRDefault="00575FD6" w:rsidP="00B67E91"/>
    <w:p w14:paraId="7CB6EA93" w14:textId="794707F9" w:rsidR="00D669ED" w:rsidRDefault="00D669ED" w:rsidP="00D669ED">
      <w:pPr>
        <w:pStyle w:val="Heading2"/>
      </w:pPr>
      <w:bookmarkStart w:id="15" w:name="_Toc117781573"/>
      <w:r>
        <w:t>Loading TMR Know</w:t>
      </w:r>
      <w:r w:rsidR="00B6151A">
        <w:t>ledge into the Store microservice</w:t>
      </w:r>
      <w:bookmarkEnd w:id="15"/>
    </w:p>
    <w:p w14:paraId="4736D268" w14:textId="62A915EB" w:rsidR="004154E7" w:rsidRPr="007E56AA" w:rsidRDefault="00021ECE" w:rsidP="00021ECE">
      <w:r>
        <w:t>The final step is to load the TMR ontologies into the Store microservice</w:t>
      </w:r>
      <w:r w:rsidR="00151F74">
        <w:t xml:space="preserve">. To do that, in your browser go to </w:t>
      </w:r>
      <w:hyperlink r:id="rId41" w:history="1">
        <w:r w:rsidR="00633186" w:rsidRPr="00E02541">
          <w:rPr>
            <w:rStyle w:val="Hyperlink"/>
          </w:rPr>
          <w:t>http://localhost:3030/</w:t>
        </w:r>
      </w:hyperlink>
      <w:r w:rsidR="00633186">
        <w:t xml:space="preserve">. When asked for credentials, the username is </w:t>
      </w:r>
      <w:proofErr w:type="gramStart"/>
      <w:r w:rsidR="00633186" w:rsidRPr="007E56AA">
        <w:rPr>
          <w:b/>
          <w:bCs/>
        </w:rPr>
        <w:t>admin</w:t>
      </w:r>
      <w:proofErr w:type="gramEnd"/>
      <w:r w:rsidR="00633186">
        <w:t xml:space="preserve"> and the password is the one given to variable </w:t>
      </w:r>
      <w:r w:rsidR="00633186" w:rsidRPr="001E503B">
        <w:rPr>
          <w:b/>
          <w:bCs/>
        </w:rPr>
        <w:t>CIG_STORE_PWD</w:t>
      </w:r>
      <w:r w:rsidR="007E56AA">
        <w:rPr>
          <w:b/>
          <w:bCs/>
        </w:rPr>
        <w:t xml:space="preserve">. </w:t>
      </w:r>
      <w:r w:rsidR="007E56AA">
        <w:t>You will find the server with</w:t>
      </w:r>
      <w:r w:rsidR="004154E7">
        <w:t xml:space="preserve"> 4 empty datasets:</w:t>
      </w:r>
    </w:p>
    <w:p w14:paraId="69DD7A51" w14:textId="67B19280" w:rsidR="00B6151A" w:rsidRDefault="00810D3B" w:rsidP="00B6151A">
      <w:r>
        <w:rPr>
          <w:noProof/>
        </w:rPr>
        <w:lastRenderedPageBreak/>
        <w:drawing>
          <wp:inline distT="0" distB="0" distL="0" distR="0" wp14:anchorId="7362DE51" wp14:editId="629140A1">
            <wp:extent cx="5731510" cy="1988820"/>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1988820"/>
                    </a:xfrm>
                    <a:prstGeom prst="rect">
                      <a:avLst/>
                    </a:prstGeom>
                  </pic:spPr>
                </pic:pic>
              </a:graphicData>
            </a:graphic>
          </wp:inline>
        </w:drawing>
      </w:r>
    </w:p>
    <w:p w14:paraId="1422B57E" w14:textId="166DAD44" w:rsidR="00810D3B" w:rsidRDefault="007E0D68" w:rsidP="000F5B06">
      <w:pPr>
        <w:pStyle w:val="ListParagraph"/>
        <w:numPr>
          <w:ilvl w:val="0"/>
          <w:numId w:val="8"/>
        </w:numPr>
      </w:pPr>
      <w:r>
        <w:t xml:space="preserve">In the row </w:t>
      </w:r>
      <w:r w:rsidR="007742A4">
        <w:t>with</w:t>
      </w:r>
      <w:r>
        <w:t xml:space="preserve"> dataset</w:t>
      </w:r>
      <w:r w:rsidR="007742A4">
        <w:t xml:space="preserve"> name</w:t>
      </w:r>
      <w:r>
        <w:t xml:space="preserve"> </w:t>
      </w:r>
      <w:r w:rsidRPr="000F5B06">
        <w:rPr>
          <w:b/>
          <w:bCs/>
        </w:rPr>
        <w:t xml:space="preserve">/CIG-COPD, </w:t>
      </w:r>
      <w:r>
        <w:t>c</w:t>
      </w:r>
      <w:r w:rsidR="00FA2F98">
        <w:t xml:space="preserve">lick on </w:t>
      </w:r>
      <w:r w:rsidR="00E72F9D" w:rsidRPr="000F5B06">
        <w:rPr>
          <w:i/>
          <w:iCs/>
        </w:rPr>
        <w:t xml:space="preserve">add data </w:t>
      </w:r>
      <w:r w:rsidR="00E72F9D">
        <w:t xml:space="preserve">button then on </w:t>
      </w:r>
      <w:r w:rsidR="00E72F9D" w:rsidRPr="000F5B06">
        <w:rPr>
          <w:i/>
          <w:iCs/>
        </w:rPr>
        <w:t>select files</w:t>
      </w:r>
      <w:r w:rsidR="00E72F9D">
        <w:t xml:space="preserve"> button</w:t>
      </w:r>
      <w:r w:rsidR="00E9106A">
        <w:t xml:space="preserve"> in the next page. The file </w:t>
      </w:r>
      <w:r w:rsidR="00FB165B">
        <w:t>is</w:t>
      </w:r>
      <w:r w:rsidR="00E9106A">
        <w:t xml:space="preserve"> in </w:t>
      </w:r>
      <w:r w:rsidR="00E9106A" w:rsidRPr="000F5B06">
        <w:rPr>
          <w:i/>
          <w:iCs/>
        </w:rPr>
        <w:t>COPD-CDS/TMRWebX/backend</w:t>
      </w:r>
      <w:r w:rsidR="00C7115D" w:rsidRPr="000F5B06">
        <w:rPr>
          <w:i/>
          <w:iCs/>
        </w:rPr>
        <w:t>/TMR-CIG-COPD/ontologies/guidelines</w:t>
      </w:r>
      <w:r w:rsidR="00F5188B" w:rsidRPr="000F5B06">
        <w:rPr>
          <w:i/>
          <w:iCs/>
        </w:rPr>
        <w:t>/CIG-COPD</w:t>
      </w:r>
      <w:r w:rsidR="00DC5542">
        <w:rPr>
          <w:i/>
          <w:iCs/>
        </w:rPr>
        <w:t>_shorten</w:t>
      </w:r>
      <w:r w:rsidR="00F5188B" w:rsidRPr="000F5B06">
        <w:rPr>
          <w:i/>
          <w:iCs/>
        </w:rPr>
        <w:t>.trig.</w:t>
      </w:r>
      <w:r w:rsidR="002540DE">
        <w:t xml:space="preserve"> Open the file, then select </w:t>
      </w:r>
      <w:r w:rsidR="002540DE" w:rsidRPr="000F5B06">
        <w:rPr>
          <w:i/>
          <w:iCs/>
        </w:rPr>
        <w:t>upload all</w:t>
      </w:r>
      <w:r w:rsidR="002540DE">
        <w:t xml:space="preserve"> button.</w:t>
      </w:r>
    </w:p>
    <w:p w14:paraId="15151333" w14:textId="460C17B4" w:rsidR="000F5B06" w:rsidRPr="00FB165B" w:rsidRDefault="000F5B06" w:rsidP="000F5B06">
      <w:pPr>
        <w:pStyle w:val="ListParagraph"/>
        <w:numPr>
          <w:ilvl w:val="0"/>
          <w:numId w:val="8"/>
        </w:numPr>
      </w:pPr>
      <w:r>
        <w:t>Similarly for dataset</w:t>
      </w:r>
      <w:r w:rsidR="00FB165B">
        <w:t xml:space="preserve"> </w:t>
      </w:r>
      <w:r w:rsidR="00FB165B" w:rsidRPr="00FB165B">
        <w:rPr>
          <w:b/>
          <w:bCs/>
        </w:rPr>
        <w:t>/beliefs</w:t>
      </w:r>
      <w:r w:rsidR="00FB165B">
        <w:t xml:space="preserve">, which has its corresponding file in </w:t>
      </w:r>
      <w:r w:rsidR="00FB165B" w:rsidRPr="000F5B06">
        <w:rPr>
          <w:i/>
          <w:iCs/>
        </w:rPr>
        <w:t>COPD-CDS/TMRWebX/backend/TMR-CIG-COPD/ontologies</w:t>
      </w:r>
      <w:r w:rsidR="005F046B">
        <w:rPr>
          <w:i/>
          <w:iCs/>
        </w:rPr>
        <w:t>/</w:t>
      </w:r>
      <w:r w:rsidR="005F046B" w:rsidRPr="005F046B">
        <w:rPr>
          <w:i/>
          <w:iCs/>
        </w:rPr>
        <w:t>beliefs_shorten.trig</w:t>
      </w:r>
      <w:r w:rsidR="007141A0">
        <w:rPr>
          <w:i/>
          <w:iCs/>
        </w:rPr>
        <w:t>.</w:t>
      </w:r>
    </w:p>
    <w:p w14:paraId="5F043ABB" w14:textId="485A2A0D" w:rsidR="00FB165B" w:rsidRPr="00FB165B" w:rsidRDefault="00FB165B" w:rsidP="00FB165B">
      <w:pPr>
        <w:pStyle w:val="ListParagraph"/>
        <w:numPr>
          <w:ilvl w:val="0"/>
          <w:numId w:val="8"/>
        </w:numPr>
      </w:pPr>
      <w:r>
        <w:t xml:space="preserve">Similarly for dataset </w:t>
      </w:r>
      <w:r w:rsidRPr="00E25632">
        <w:rPr>
          <w:b/>
          <w:bCs/>
        </w:rPr>
        <w:t>/</w:t>
      </w:r>
      <w:proofErr w:type="spellStart"/>
      <w:r w:rsidR="00E25632" w:rsidRPr="00E25632">
        <w:rPr>
          <w:b/>
          <w:bCs/>
          <w:i/>
          <w:iCs/>
        </w:rPr>
        <w:t>careActions</w:t>
      </w:r>
      <w:proofErr w:type="spellEnd"/>
      <w:r>
        <w:t xml:space="preserve">, which has its corresponding file in </w:t>
      </w:r>
      <w:r w:rsidRPr="000F5B06">
        <w:rPr>
          <w:i/>
          <w:iCs/>
        </w:rPr>
        <w:t>COPD-CDS/TMRWebX/backend/TMR-CIG-COPD/ontologies</w:t>
      </w:r>
      <w:r w:rsidR="005F046B">
        <w:rPr>
          <w:i/>
          <w:iCs/>
        </w:rPr>
        <w:t>/</w:t>
      </w:r>
      <w:r w:rsidR="005F046B" w:rsidRPr="005F046B">
        <w:rPr>
          <w:i/>
          <w:iCs/>
        </w:rPr>
        <w:t>careActions.trig</w:t>
      </w:r>
      <w:r w:rsidR="007141A0">
        <w:rPr>
          <w:i/>
          <w:iCs/>
        </w:rPr>
        <w:t>.</w:t>
      </w:r>
    </w:p>
    <w:p w14:paraId="05746045" w14:textId="558AC952" w:rsidR="00FB165B" w:rsidRPr="002540DE" w:rsidRDefault="00FB165B" w:rsidP="00FB165B">
      <w:pPr>
        <w:pStyle w:val="ListParagraph"/>
        <w:numPr>
          <w:ilvl w:val="0"/>
          <w:numId w:val="8"/>
        </w:numPr>
      </w:pPr>
      <w:r>
        <w:t xml:space="preserve">Similarly for dataset </w:t>
      </w:r>
      <w:r w:rsidRPr="00FB165B">
        <w:rPr>
          <w:b/>
          <w:bCs/>
        </w:rPr>
        <w:t>/</w:t>
      </w:r>
      <w:r w:rsidR="00E25632">
        <w:rPr>
          <w:b/>
          <w:bCs/>
        </w:rPr>
        <w:t>transitions</w:t>
      </w:r>
      <w:r>
        <w:t xml:space="preserve">, which has its corresponding file in </w:t>
      </w:r>
      <w:r w:rsidRPr="000F5B06">
        <w:rPr>
          <w:i/>
          <w:iCs/>
        </w:rPr>
        <w:t>COPD-CDS/TMRWebX/backend/TMR-CIG-COPD/ontologies</w:t>
      </w:r>
      <w:r w:rsidR="005F046B">
        <w:rPr>
          <w:i/>
          <w:iCs/>
        </w:rPr>
        <w:t>/</w:t>
      </w:r>
      <w:r w:rsidR="00E25632">
        <w:rPr>
          <w:i/>
          <w:iCs/>
        </w:rPr>
        <w:t>transitions</w:t>
      </w:r>
      <w:r w:rsidR="007141A0">
        <w:rPr>
          <w:i/>
          <w:iCs/>
        </w:rPr>
        <w:t>.trig.</w:t>
      </w:r>
    </w:p>
    <w:p w14:paraId="6A818266" w14:textId="4450A398" w:rsidR="00FB165B" w:rsidRDefault="007141A0" w:rsidP="007141A0">
      <w:r>
        <w:t xml:space="preserve">The system </w:t>
      </w:r>
      <w:r w:rsidR="000E426A">
        <w:t>installation is now finished.</w:t>
      </w:r>
    </w:p>
    <w:p w14:paraId="64A0CF97" w14:textId="212023D0" w:rsidR="000E426A" w:rsidRDefault="000E426A" w:rsidP="007141A0">
      <w:r>
        <w:t>We have provided an additional microservice</w:t>
      </w:r>
      <w:r w:rsidR="009B58E1">
        <w:t>, mongo-express web server,</w:t>
      </w:r>
      <w:r w:rsidR="007D6842">
        <w:t xml:space="preserve"> that is linked to the MongoDB database and can be used to view</w:t>
      </w:r>
      <w:r w:rsidR="000B4F30">
        <w:t>/modify</w:t>
      </w:r>
      <w:r w:rsidR="007D6842">
        <w:t xml:space="preserve"> the </w:t>
      </w:r>
      <w:r w:rsidR="000B4F30">
        <w:t xml:space="preserve">collection of </w:t>
      </w:r>
      <w:r w:rsidR="007D6842">
        <w:t>CDS hooks processing documents</w:t>
      </w:r>
      <w:r w:rsidR="000B4F30">
        <w:t xml:space="preserve"> applied to both hooks</w:t>
      </w:r>
      <w:r w:rsidR="00900DD0">
        <w:t xml:space="preserve">. The web server is located by default in </w:t>
      </w:r>
      <w:hyperlink r:id="rId43" w:history="1">
        <w:r w:rsidR="00AF0EFC" w:rsidRPr="00E02541">
          <w:rPr>
            <w:rStyle w:val="Hyperlink"/>
          </w:rPr>
          <w:t>http://localhost:8081/</w:t>
        </w:r>
      </w:hyperlink>
      <w:r w:rsidR="00900DD0">
        <w:t>.</w:t>
      </w:r>
    </w:p>
    <w:p w14:paraId="47D42843" w14:textId="311972C6" w:rsidR="0042456F" w:rsidRDefault="0042456F">
      <w:pPr>
        <w:rPr>
          <w:caps/>
          <w:color w:val="632423" w:themeColor="accent2" w:themeShade="80"/>
          <w:spacing w:val="20"/>
          <w:sz w:val="28"/>
          <w:szCs w:val="28"/>
        </w:rPr>
      </w:pPr>
      <w:bookmarkStart w:id="16" w:name="_Toc117781574"/>
      <w:r>
        <w:br w:type="page"/>
      </w:r>
    </w:p>
    <w:p w14:paraId="3854E701" w14:textId="77777777" w:rsidR="0042456F" w:rsidRDefault="0042456F" w:rsidP="00EE27C2">
      <w:pPr>
        <w:pStyle w:val="Heading1"/>
      </w:pPr>
    </w:p>
    <w:p w14:paraId="015FC663" w14:textId="69A3B142" w:rsidR="008C233E" w:rsidRDefault="008C233E" w:rsidP="00EE27C2">
      <w:pPr>
        <w:pStyle w:val="Heading1"/>
      </w:pPr>
      <w:r>
        <w:t>U</w:t>
      </w:r>
      <w:r w:rsidR="00EE27C2">
        <w:t>sing the COPD-CDS System</w:t>
      </w:r>
      <w:bookmarkEnd w:id="16"/>
    </w:p>
    <w:p w14:paraId="289C43B6" w14:textId="2A0BF3B9" w:rsidR="00EE27C2" w:rsidRDefault="00EE27C2" w:rsidP="00EE27C2">
      <w:r>
        <w:t xml:space="preserve">To </w:t>
      </w:r>
      <w:r w:rsidR="008C59F0">
        <w:t>request support from the COPD-CDS system,</w:t>
      </w:r>
      <w:r w:rsidR="0076223A">
        <w:t xml:space="preserve"> a notification must be sent using the CDS </w:t>
      </w:r>
      <w:r w:rsidR="00C80558">
        <w:t>h</w:t>
      </w:r>
      <w:r w:rsidR="0076223A">
        <w:t xml:space="preserve">ooks specifications for </w:t>
      </w:r>
      <w:r w:rsidR="00C80558">
        <w:t>hooks `</w:t>
      </w:r>
      <w:proofErr w:type="spellStart"/>
      <w:r w:rsidR="00C80558">
        <w:t>copd</w:t>
      </w:r>
      <w:proofErr w:type="spellEnd"/>
      <w:r w:rsidR="00C80558">
        <w:t>-assess’ and `</w:t>
      </w:r>
      <w:proofErr w:type="spellStart"/>
      <w:r w:rsidR="00C80558">
        <w:t>copd</w:t>
      </w:r>
      <w:proofErr w:type="spellEnd"/>
      <w:r w:rsidR="00C80558">
        <w:t>-</w:t>
      </w:r>
      <w:proofErr w:type="spellStart"/>
      <w:r w:rsidR="00C80558">
        <w:t>careplan</w:t>
      </w:r>
      <w:proofErr w:type="spellEnd"/>
      <w:r w:rsidR="00C80558">
        <w:t xml:space="preserve">-review`. </w:t>
      </w:r>
    </w:p>
    <w:p w14:paraId="5DAA7ED3" w14:textId="77777777" w:rsidR="00DC5542" w:rsidRDefault="00C80558" w:rsidP="00DC5542">
      <w:pPr>
        <w:rPr>
          <w:rStyle w:val="Hyperlink"/>
        </w:rPr>
      </w:pPr>
      <w:r>
        <w:t xml:space="preserve">CDS hooks specifications, </w:t>
      </w:r>
      <w:r w:rsidR="00284291">
        <w:t xml:space="preserve">with </w:t>
      </w:r>
      <w:r>
        <w:t>example</w:t>
      </w:r>
      <w:r w:rsidR="00DC5542">
        <w:t xml:space="preserve"> responses</w:t>
      </w:r>
      <w:r w:rsidR="00284291">
        <w:t xml:space="preserve">, for both </w:t>
      </w:r>
      <w:r>
        <w:t xml:space="preserve">hook </w:t>
      </w:r>
      <w:r w:rsidR="00AB0472">
        <w:t xml:space="preserve">contexts </w:t>
      </w:r>
      <w:r w:rsidR="00284291">
        <w:t>with Ids</w:t>
      </w:r>
      <w:r w:rsidR="00DD0531">
        <w:t xml:space="preserve"> `</w:t>
      </w:r>
      <w:proofErr w:type="spellStart"/>
      <w:r w:rsidR="00DD0531">
        <w:t>copd</w:t>
      </w:r>
      <w:proofErr w:type="spellEnd"/>
      <w:r w:rsidR="00DD0531">
        <w:t>-assess’ and `</w:t>
      </w:r>
      <w:proofErr w:type="spellStart"/>
      <w:r w:rsidR="00DD0531">
        <w:t>copd</w:t>
      </w:r>
      <w:proofErr w:type="spellEnd"/>
      <w:r w:rsidR="00DD0531">
        <w:t>-</w:t>
      </w:r>
      <w:proofErr w:type="spellStart"/>
      <w:r w:rsidR="00DD0531">
        <w:t>careplan</w:t>
      </w:r>
      <w:proofErr w:type="spellEnd"/>
      <w:r w:rsidR="00DD0531">
        <w:t>-review`</w:t>
      </w:r>
      <w:r w:rsidR="00D1436A">
        <w:t xml:space="preserve"> </w:t>
      </w:r>
      <w:r w:rsidR="00284291">
        <w:t>alongside JSON-based</w:t>
      </w:r>
      <w:r w:rsidR="00AB0472">
        <w:t xml:space="preserve"> </w:t>
      </w:r>
      <w:r w:rsidR="00D1436A">
        <w:t>input files for each</w:t>
      </w:r>
      <w:r w:rsidR="00A77C15">
        <w:t xml:space="preserve"> of the use cases and hooks </w:t>
      </w:r>
      <w:r w:rsidR="00A35FA7">
        <w:t xml:space="preserve">can be found here: </w:t>
      </w:r>
      <w:hyperlink r:id="rId44" w:history="1">
        <w:r w:rsidR="00A35FA7" w:rsidRPr="00A449D5">
          <w:rPr>
            <w:rStyle w:val="Hyperlink"/>
          </w:rPr>
          <w:t>https://github.com/susoDominguez/ROAD2H-hooks</w:t>
        </w:r>
      </w:hyperlink>
      <w:r w:rsidR="00167335">
        <w:rPr>
          <w:rStyle w:val="Hyperlink"/>
        </w:rPr>
        <w:t>.</w:t>
      </w:r>
    </w:p>
    <w:p w14:paraId="6EDD9F10" w14:textId="604F4F85" w:rsidR="00DC5542" w:rsidRPr="00DC5542" w:rsidRDefault="00DC5542" w:rsidP="00DC5542">
      <w:pPr>
        <w:rPr>
          <w:rStyle w:val="Hyperlink"/>
        </w:rPr>
      </w:pPr>
      <w:r w:rsidRPr="00DC5542">
        <w:rPr>
          <w:rStyle w:val="Hyperlink"/>
          <w:color w:val="auto"/>
          <w:u w:val="none"/>
        </w:rPr>
        <w:t xml:space="preserve">Next, we demonstrate how to invoke each of the hooks with the JSON-based input files taken from the repository stated above. In particular, we demonstrate how to apply the CDS services to </w:t>
      </w:r>
      <w:proofErr w:type="gramStart"/>
      <w:r w:rsidRPr="00DC5542">
        <w:rPr>
          <w:rStyle w:val="Hyperlink"/>
          <w:color w:val="auto"/>
          <w:u w:val="none"/>
        </w:rPr>
        <w:t>Patient</w:t>
      </w:r>
      <w:proofErr w:type="gramEnd"/>
      <w:r w:rsidRPr="00DC5542">
        <w:rPr>
          <w:rStyle w:val="Hyperlink"/>
          <w:color w:val="auto"/>
          <w:u w:val="none"/>
        </w:rPr>
        <w:t xml:space="preserve"> 1 (linked to file ‘useCase_1.json’). Any other patient workflow can be triggered by modifying the name of the file with the number of the patient (hence, ‘</w:t>
      </w:r>
      <w:proofErr w:type="spellStart"/>
      <w:r w:rsidRPr="00DC5542">
        <w:rPr>
          <w:rStyle w:val="Hyperlink"/>
          <w:color w:val="auto"/>
          <w:u w:val="none"/>
        </w:rPr>
        <w:t>useCase_x.json</w:t>
      </w:r>
      <w:proofErr w:type="spellEnd"/>
      <w:r w:rsidRPr="00DC5542">
        <w:rPr>
          <w:rStyle w:val="Hyperlink"/>
          <w:color w:val="auto"/>
          <w:u w:val="none"/>
        </w:rPr>
        <w:t xml:space="preserve">’ where x is a number between 1 and 20). Additionally, we have provided the responses (along with some commentary to clarify the semantics of the response) of both CDS services with respect to </w:t>
      </w:r>
      <w:proofErr w:type="gramStart"/>
      <w:r w:rsidRPr="00DC5542">
        <w:rPr>
          <w:rStyle w:val="Hyperlink"/>
          <w:color w:val="auto"/>
          <w:u w:val="none"/>
        </w:rPr>
        <w:t>Patient</w:t>
      </w:r>
      <w:proofErr w:type="gramEnd"/>
      <w:r w:rsidRPr="00DC5542">
        <w:rPr>
          <w:rStyle w:val="Hyperlink"/>
          <w:color w:val="auto"/>
          <w:u w:val="none"/>
        </w:rPr>
        <w:t xml:space="preserve"> 1 to inform the reader on how to interpret the outputs (since no graphical user interface can be provided to graphically represent the FHIR content).</w:t>
      </w:r>
    </w:p>
    <w:p w14:paraId="1CD7B13C" w14:textId="65FA4644" w:rsidR="00705BF0" w:rsidRDefault="00DC5542" w:rsidP="00705BF0">
      <w:pPr>
        <w:pStyle w:val="Heading2"/>
      </w:pPr>
      <w:r>
        <w:t>Invoking registered CDS services</w:t>
      </w:r>
    </w:p>
    <w:p w14:paraId="62538148" w14:textId="12AF9117" w:rsidR="00DC5542" w:rsidRPr="00DC5542" w:rsidRDefault="00DC5542" w:rsidP="00DC5542">
      <w:r>
        <w:t>Inside the main COPD-CDS directory, change to the ROAD2H-hooks/ROAD2H use cases/ directory.</w:t>
      </w:r>
    </w:p>
    <w:p w14:paraId="25DF69C6" w14:textId="6E15B442" w:rsidR="00B66FF7" w:rsidRDefault="00517A1B" w:rsidP="00B66FF7">
      <w:pPr>
        <w:pStyle w:val="Heading3"/>
      </w:pPr>
      <w:r>
        <w:t>Hook ‘copd-assess’</w:t>
      </w:r>
    </w:p>
    <w:p w14:paraId="1470B4FB" w14:textId="4EB982BD" w:rsidR="00517A1B" w:rsidRDefault="00C26313" w:rsidP="00517A1B">
      <w:r>
        <w:t>To invoke CDS for hook with Id ‘</w:t>
      </w:r>
      <w:proofErr w:type="spellStart"/>
      <w:r>
        <w:t>copd</w:t>
      </w:r>
      <w:proofErr w:type="spellEnd"/>
      <w:r>
        <w:t>-assess’</w:t>
      </w:r>
      <w:r w:rsidR="00E14C8A">
        <w:t xml:space="preserve"> and </w:t>
      </w:r>
      <w:r w:rsidR="0079075D">
        <w:t xml:space="preserve">clinical workflow context from </w:t>
      </w:r>
      <w:r w:rsidR="00D76845">
        <w:t>use case 1</w:t>
      </w:r>
      <w:r w:rsidR="0079075D">
        <w:t xml:space="preserve">, we must </w:t>
      </w:r>
      <w:r w:rsidR="00393DFA">
        <w:t xml:space="preserve">make a request call </w:t>
      </w:r>
      <w:r w:rsidR="00DC5542">
        <w:t>from the folder ‘</w:t>
      </w:r>
      <w:proofErr w:type="spellStart"/>
      <w:r w:rsidR="00DC5542">
        <w:t>copd</w:t>
      </w:r>
      <w:proofErr w:type="spellEnd"/>
      <w:r w:rsidR="00DC5542">
        <w:t xml:space="preserve">-assess hook contexts’ </w:t>
      </w:r>
      <w:r w:rsidR="00393DFA">
        <w:t>as follows:</w:t>
      </w:r>
    </w:p>
    <w:p w14:paraId="2DD6A0BD" w14:textId="77777777" w:rsidR="00DC5542" w:rsidRPr="00DC5542" w:rsidRDefault="00DC5542" w:rsidP="00517A1B"/>
    <w:p w14:paraId="67FF4148" w14:textId="0CD5BCA5" w:rsidR="00393DFA" w:rsidRPr="00DC5542" w:rsidRDefault="00DC5542" w:rsidP="00517A1B">
      <w:pPr>
        <w:rPr>
          <w:rFonts w:ascii="Menlo" w:hAnsi="Menlo" w:cs="Menlo"/>
          <w:b/>
          <w:bCs/>
          <w:sz w:val="17"/>
          <w:szCs w:val="17"/>
        </w:rPr>
      </w:pPr>
      <w:proofErr w:type="spellStart"/>
      <w:r w:rsidRPr="00DC5542">
        <w:rPr>
          <w:rFonts w:ascii="Menlo" w:hAnsi="Menlo" w:cs="Menlo"/>
          <w:b/>
          <w:bCs/>
          <w:sz w:val="17"/>
          <w:szCs w:val="17"/>
        </w:rPr>
        <w:t>copd</w:t>
      </w:r>
      <w:proofErr w:type="spellEnd"/>
      <w:r w:rsidRPr="00DC5542">
        <w:rPr>
          <w:rFonts w:ascii="Menlo" w:hAnsi="Menlo" w:cs="Menlo"/>
          <w:b/>
          <w:bCs/>
          <w:sz w:val="17"/>
          <w:szCs w:val="17"/>
        </w:rPr>
        <w:t>-assess hook contexts % curl -X POST -H “Content-Type: application/</w:t>
      </w:r>
      <w:proofErr w:type="spellStart"/>
      <w:r w:rsidRPr="00DC5542">
        <w:rPr>
          <w:rFonts w:ascii="Menlo" w:hAnsi="Menlo" w:cs="Menlo"/>
          <w:b/>
          <w:bCs/>
          <w:sz w:val="17"/>
          <w:szCs w:val="17"/>
        </w:rPr>
        <w:t>json</w:t>
      </w:r>
      <w:proofErr w:type="spellEnd"/>
      <w:r w:rsidRPr="00DC5542">
        <w:rPr>
          <w:rFonts w:ascii="Menlo" w:hAnsi="Menlo" w:cs="Menlo"/>
          <w:b/>
          <w:bCs/>
          <w:sz w:val="17"/>
          <w:szCs w:val="17"/>
        </w:rPr>
        <w:t xml:space="preserve"> -d @useCase_1.json 127.0.0.1:3001/</w:t>
      </w:r>
      <w:proofErr w:type="spellStart"/>
      <w:r w:rsidRPr="00DC5542">
        <w:rPr>
          <w:rFonts w:ascii="Menlo" w:hAnsi="Menlo" w:cs="Menlo"/>
          <w:b/>
          <w:bCs/>
          <w:sz w:val="17"/>
          <w:szCs w:val="17"/>
        </w:rPr>
        <w:t>cds</w:t>
      </w:r>
      <w:proofErr w:type="spellEnd"/>
      <w:r w:rsidRPr="00DC5542">
        <w:rPr>
          <w:rFonts w:ascii="Menlo" w:hAnsi="Menlo" w:cs="Menlo"/>
          <w:b/>
          <w:bCs/>
          <w:sz w:val="17"/>
          <w:szCs w:val="17"/>
        </w:rPr>
        <w:t>-services/</w:t>
      </w:r>
      <w:proofErr w:type="spellStart"/>
      <w:r w:rsidRPr="00DC5542">
        <w:rPr>
          <w:rFonts w:ascii="Menlo" w:hAnsi="Menlo" w:cs="Menlo"/>
          <w:b/>
          <w:bCs/>
          <w:sz w:val="17"/>
          <w:szCs w:val="17"/>
        </w:rPr>
        <w:t>copd</w:t>
      </w:r>
      <w:proofErr w:type="spellEnd"/>
      <w:r w:rsidRPr="00DC5542">
        <w:rPr>
          <w:rFonts w:ascii="Menlo" w:hAnsi="Menlo" w:cs="Menlo"/>
          <w:b/>
          <w:bCs/>
          <w:sz w:val="17"/>
          <w:szCs w:val="17"/>
        </w:rPr>
        <w:t>-assess</w:t>
      </w:r>
    </w:p>
    <w:p w14:paraId="2EBCE8B6" w14:textId="77777777" w:rsidR="00DC5542" w:rsidRDefault="00DC5542" w:rsidP="00517A1B"/>
    <w:p w14:paraId="0D3B933C" w14:textId="6F064E99" w:rsidR="00F81C7F" w:rsidRDefault="00F81C7F" w:rsidP="00517A1B">
      <w:r>
        <w:t xml:space="preserve">where </w:t>
      </w:r>
      <w:r w:rsidRPr="00946A49">
        <w:rPr>
          <w:i/>
          <w:iCs/>
        </w:rPr>
        <w:t>useCase</w:t>
      </w:r>
      <w:r w:rsidR="00737BDE" w:rsidRPr="00946A49">
        <w:rPr>
          <w:i/>
          <w:iCs/>
        </w:rPr>
        <w:t>_1.json</w:t>
      </w:r>
      <w:r w:rsidR="00737BDE">
        <w:t xml:space="preserve"> is the </w:t>
      </w:r>
      <w:r w:rsidR="00946A49">
        <w:t>file with the JSON</w:t>
      </w:r>
      <w:r w:rsidR="00737BDE">
        <w:t xml:space="preserve"> </w:t>
      </w:r>
      <w:r w:rsidR="00404805">
        <w:t>document</w:t>
      </w:r>
      <w:r w:rsidR="00737BDE">
        <w:t xml:space="preserve"> </w:t>
      </w:r>
      <w:r w:rsidR="00663FE5">
        <w:t xml:space="preserve">to be used as input </w:t>
      </w:r>
      <w:r w:rsidR="006B1169">
        <w:t xml:space="preserve">for the </w:t>
      </w:r>
      <w:r w:rsidR="00663FE5">
        <w:t xml:space="preserve">COPD severity assessment of the </w:t>
      </w:r>
      <w:r w:rsidR="006B1169">
        <w:t>first use case</w:t>
      </w:r>
      <w:r w:rsidR="00CC62A3">
        <w:t xml:space="preserve">. </w:t>
      </w:r>
      <w:r w:rsidR="004F2862">
        <w:t>The document is excessive in length to have it added on this document</w:t>
      </w:r>
      <w:r w:rsidR="00E111B6">
        <w:t>,</w:t>
      </w:r>
      <w:r w:rsidR="00E3678F">
        <w:t xml:space="preserve"> but it is</w:t>
      </w:r>
      <w:r w:rsidR="006B1169">
        <w:t xml:space="preserve"> </w:t>
      </w:r>
      <w:r w:rsidR="00AE2D2F">
        <w:t>stored in the ROAD2H-hooks repository</w:t>
      </w:r>
      <w:r w:rsidR="006B1169">
        <w:t xml:space="preserve">, </w:t>
      </w:r>
      <w:r w:rsidR="00B80CF6">
        <w:t>in directory</w:t>
      </w:r>
      <w:r w:rsidR="008A509A">
        <w:t xml:space="preserve"> </w:t>
      </w:r>
      <w:r w:rsidR="00B80CF6">
        <w:t>`</w:t>
      </w:r>
      <w:r w:rsidR="008A509A">
        <w:t>ROAD2H use cases/</w:t>
      </w:r>
      <w:proofErr w:type="spellStart"/>
      <w:r w:rsidR="008A509A">
        <w:t>copd</w:t>
      </w:r>
      <w:proofErr w:type="spellEnd"/>
      <w:r w:rsidR="008A509A">
        <w:t>-assess hook contexts</w:t>
      </w:r>
      <w:r w:rsidR="00B80CF6">
        <w:t>`</w:t>
      </w:r>
      <w:r w:rsidR="00E3678F">
        <w:t>.</w:t>
      </w:r>
    </w:p>
    <w:p w14:paraId="7110B871" w14:textId="5400B0AC" w:rsidR="00DC5542" w:rsidRDefault="00DC5542" w:rsidP="00517A1B">
      <w:r>
        <w:t>An alternative to beautify the JSON response is to use the POSTMAN application as follows:</w:t>
      </w:r>
    </w:p>
    <w:p w14:paraId="7DCE0A1E" w14:textId="637C1378" w:rsidR="00DC5542" w:rsidRDefault="00DC5542" w:rsidP="00517A1B">
      <w:r>
        <w:rPr>
          <w:noProof/>
        </w:rPr>
        <w:lastRenderedPageBreak/>
        <w:drawing>
          <wp:inline distT="0" distB="0" distL="0" distR="0" wp14:anchorId="2A03CDBE" wp14:editId="10D0009C">
            <wp:extent cx="5731510" cy="4889500"/>
            <wp:effectExtent l="0" t="0" r="0" b="0"/>
            <wp:docPr id="3362147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14798" name="Picture 2"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47EDEDE3" w14:textId="217BE165" w:rsidR="00DC5542" w:rsidRDefault="00DC5542" w:rsidP="00517A1B">
      <w:r>
        <w:t>Where the JSON document attached in the image has been copied and pasted from the ‘useCase_1.json’ file.</w:t>
      </w:r>
    </w:p>
    <w:p w14:paraId="63FDE6F7" w14:textId="77777777" w:rsidR="00DC5542" w:rsidRDefault="00DC5542" w:rsidP="00517A1B"/>
    <w:p w14:paraId="0BFABB58" w14:textId="244A9224" w:rsidR="00E3678F" w:rsidRDefault="00E3678F" w:rsidP="00517A1B">
      <w:r>
        <w:t xml:space="preserve">The </w:t>
      </w:r>
      <w:r w:rsidR="00DC5542">
        <w:t xml:space="preserve">single </w:t>
      </w:r>
      <w:r>
        <w:t>response</w:t>
      </w:r>
      <w:r w:rsidR="00520524">
        <w:t xml:space="preserve"> from the COPD-CDS system is a CDS </w:t>
      </w:r>
      <w:r w:rsidR="00393486">
        <w:t xml:space="preserve">suggestion </w:t>
      </w:r>
      <w:r w:rsidR="00520524">
        <w:t>card</w:t>
      </w:r>
      <w:r w:rsidR="005A6C78">
        <w:t xml:space="preserve"> </w:t>
      </w:r>
      <w:r w:rsidR="001C3094">
        <w:t xml:space="preserve">with the following </w:t>
      </w:r>
      <w:r w:rsidR="00171E41">
        <w:t xml:space="preserve">(abbreviated) </w:t>
      </w:r>
      <w:r w:rsidR="001C3094">
        <w:t>information</w:t>
      </w:r>
      <w:r w:rsidR="00171E41">
        <w:t>:</w:t>
      </w:r>
    </w:p>
    <w:p w14:paraId="0467161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w:t>
      </w:r>
    </w:p>
    <w:p w14:paraId="01C7D7F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"cards"</w:t>
      </w:r>
      <w:r w:rsidRPr="00BB419E">
        <w:rPr>
          <w:rFonts w:ascii="Menlo" w:hAnsi="Menlo" w:cs="Menlo"/>
          <w:color w:val="D4D4D4"/>
          <w:sz w:val="15"/>
          <w:szCs w:val="15"/>
        </w:rPr>
        <w:t>: [{</w:t>
      </w:r>
    </w:p>
    <w:p w14:paraId="6AB4BD2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"summary"</w:t>
      </w:r>
      <w:r w:rsidRPr="00BB419E">
        <w:rPr>
          <w:rFonts w:ascii="Menlo" w:hAnsi="Menlo" w:cs="Menlo"/>
          <w:color w:val="D4D4D4"/>
          <w:sz w:val="15"/>
          <w:szCs w:val="15"/>
        </w:rPr>
        <w:t xml:space="preserve">: </w:t>
      </w:r>
      <w:r w:rsidRPr="00BB419E">
        <w:rPr>
          <w:rFonts w:ascii="Menlo" w:hAnsi="Menlo" w:cs="Menlo"/>
          <w:color w:val="CE9178"/>
          <w:sz w:val="15"/>
          <w:szCs w:val="15"/>
        </w:rPr>
        <w:t>"Assessment of COPD"</w:t>
      </w:r>
      <w:r w:rsidRPr="00BB419E">
        <w:rPr>
          <w:rFonts w:ascii="Menlo" w:hAnsi="Menlo" w:cs="Menlo"/>
          <w:color w:val="D4D4D4"/>
          <w:sz w:val="15"/>
          <w:szCs w:val="15"/>
        </w:rPr>
        <w:t>,</w:t>
      </w:r>
    </w:p>
    <w:p w14:paraId="32C95145"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"indicator"</w:t>
      </w:r>
      <w:r w:rsidRPr="00BB419E">
        <w:rPr>
          <w:rFonts w:ascii="Menlo" w:hAnsi="Menlo" w:cs="Menlo"/>
          <w:color w:val="D4D4D4"/>
          <w:sz w:val="15"/>
          <w:szCs w:val="15"/>
        </w:rPr>
        <w:t xml:space="preserve">: </w:t>
      </w:r>
      <w:r w:rsidRPr="00BB419E">
        <w:rPr>
          <w:rFonts w:ascii="Menlo" w:hAnsi="Menlo" w:cs="Menlo"/>
          <w:color w:val="CE9178"/>
          <w:sz w:val="15"/>
          <w:szCs w:val="15"/>
        </w:rPr>
        <w:t>"info"</w:t>
      </w:r>
      <w:r w:rsidRPr="00BB419E">
        <w:rPr>
          <w:rFonts w:ascii="Menlo" w:hAnsi="Menlo" w:cs="Menlo"/>
          <w:color w:val="D4D4D4"/>
          <w:sz w:val="15"/>
          <w:szCs w:val="15"/>
        </w:rPr>
        <w:t>,</w:t>
      </w:r>
    </w:p>
    <w:p w14:paraId="703F953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"source"</w:t>
      </w:r>
      <w:r w:rsidRPr="00BB419E">
        <w:rPr>
          <w:rFonts w:ascii="Menlo" w:hAnsi="Menlo" w:cs="Menlo"/>
          <w:color w:val="D4D4D4"/>
          <w:sz w:val="15"/>
          <w:szCs w:val="15"/>
        </w:rPr>
        <w:t>: {</w:t>
      </w:r>
    </w:p>
    <w:p w14:paraId="524C2DF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"label"</w:t>
      </w:r>
      <w:r w:rsidRPr="00BB419E">
        <w:rPr>
          <w:rFonts w:ascii="Menlo" w:hAnsi="Menlo" w:cs="Menlo"/>
          <w:color w:val="D4D4D4"/>
          <w:sz w:val="15"/>
          <w:szCs w:val="15"/>
        </w:rPr>
        <w:t xml:space="preserve">: </w:t>
      </w:r>
      <w:r w:rsidRPr="00BB419E">
        <w:rPr>
          <w:rFonts w:ascii="Menlo" w:hAnsi="Menlo" w:cs="Menlo"/>
          <w:color w:val="CE9178"/>
          <w:sz w:val="15"/>
          <w:szCs w:val="15"/>
        </w:rPr>
        <w:t>"GOLD 2017 COPD assessment"</w:t>
      </w:r>
    </w:p>
    <w:p w14:paraId="4F8BD4D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271F95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"suggestions"</w:t>
      </w:r>
      <w:r w:rsidRPr="00BB419E">
        <w:rPr>
          <w:rFonts w:ascii="Menlo" w:hAnsi="Menlo" w:cs="Menlo"/>
          <w:color w:val="D4D4D4"/>
          <w:sz w:val="15"/>
          <w:szCs w:val="15"/>
        </w:rPr>
        <w:t>: [{</w:t>
      </w:r>
    </w:p>
    <w:p w14:paraId="2977CE15"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"label"</w:t>
      </w:r>
      <w:r w:rsidRPr="00BB419E">
        <w:rPr>
          <w:rFonts w:ascii="Menlo" w:hAnsi="Menlo" w:cs="Menlo"/>
          <w:color w:val="D4D4D4"/>
          <w:sz w:val="15"/>
          <w:szCs w:val="15"/>
        </w:rPr>
        <w:t xml:space="preserve">: </w:t>
      </w:r>
      <w:r w:rsidRPr="00BB419E">
        <w:rPr>
          <w:rFonts w:ascii="Menlo" w:hAnsi="Menlo" w:cs="Menlo"/>
          <w:color w:val="CE9178"/>
          <w:sz w:val="15"/>
          <w:szCs w:val="15"/>
        </w:rPr>
        <w:t>"COPD assessment decision support"</w:t>
      </w:r>
      <w:r w:rsidRPr="00BB419E">
        <w:rPr>
          <w:rFonts w:ascii="Menlo" w:hAnsi="Menlo" w:cs="Menlo"/>
          <w:color w:val="D4D4D4"/>
          <w:sz w:val="15"/>
          <w:szCs w:val="15"/>
        </w:rPr>
        <w:t>,</w:t>
      </w:r>
    </w:p>
    <w:p w14:paraId="7429D40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uuid</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"00000001677163"</w:t>
      </w:r>
      <w:r w:rsidRPr="00BB419E">
        <w:rPr>
          <w:rFonts w:ascii="Menlo" w:hAnsi="Menlo" w:cs="Menlo"/>
          <w:color w:val="D4D4D4"/>
          <w:sz w:val="15"/>
          <w:szCs w:val="15"/>
        </w:rPr>
        <w:t>,</w:t>
      </w:r>
    </w:p>
    <w:p w14:paraId="03B890B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"actions"</w:t>
      </w:r>
      <w:r w:rsidRPr="00BB419E">
        <w:rPr>
          <w:rFonts w:ascii="Menlo" w:hAnsi="Menlo" w:cs="Menlo"/>
          <w:color w:val="D4D4D4"/>
          <w:sz w:val="15"/>
          <w:szCs w:val="15"/>
        </w:rPr>
        <w:t>: [{</w:t>
      </w:r>
    </w:p>
    <w:p w14:paraId="5A94E43E"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"type"</w:t>
      </w:r>
      <w:r w:rsidRPr="00BB419E">
        <w:rPr>
          <w:rFonts w:ascii="Menlo" w:hAnsi="Menlo" w:cs="Menlo"/>
          <w:color w:val="D4D4D4"/>
          <w:sz w:val="15"/>
          <w:szCs w:val="15"/>
        </w:rPr>
        <w:t xml:space="preserve">: </w:t>
      </w:r>
      <w:r w:rsidRPr="00BB419E">
        <w:rPr>
          <w:rFonts w:ascii="Menlo" w:hAnsi="Menlo" w:cs="Menlo"/>
          <w:color w:val="CE9178"/>
          <w:sz w:val="15"/>
          <w:szCs w:val="15"/>
        </w:rPr>
        <w:t>"update"</w:t>
      </w:r>
      <w:r w:rsidRPr="00BB419E">
        <w:rPr>
          <w:rFonts w:ascii="Menlo" w:hAnsi="Menlo" w:cs="Menlo"/>
          <w:color w:val="D4D4D4"/>
          <w:sz w:val="15"/>
          <w:szCs w:val="15"/>
        </w:rPr>
        <w:t>,</w:t>
      </w:r>
    </w:p>
    <w:p w14:paraId="1D0512F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"description"</w:t>
      </w:r>
      <w:r w:rsidRPr="00BB419E">
        <w:rPr>
          <w:rFonts w:ascii="Menlo" w:hAnsi="Menlo" w:cs="Menlo"/>
          <w:color w:val="D4D4D4"/>
          <w:sz w:val="15"/>
          <w:szCs w:val="15"/>
        </w:rPr>
        <w:t xml:space="preserve">: </w:t>
      </w:r>
      <w:r w:rsidRPr="00BB419E">
        <w:rPr>
          <w:rFonts w:ascii="Menlo" w:hAnsi="Menlo" w:cs="Menlo"/>
          <w:color w:val="CE9178"/>
          <w:sz w:val="15"/>
          <w:szCs w:val="15"/>
        </w:rPr>
        <w:t>"Update COPD assessment interface"</w:t>
      </w:r>
      <w:r w:rsidRPr="00BB419E">
        <w:rPr>
          <w:rFonts w:ascii="Menlo" w:hAnsi="Menlo" w:cs="Menlo"/>
          <w:color w:val="D4D4D4"/>
          <w:sz w:val="15"/>
          <w:szCs w:val="15"/>
        </w:rPr>
        <w:t>,</w:t>
      </w:r>
    </w:p>
    <w:p w14:paraId="66B54B8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54200E1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"Parameters"</w:t>
      </w:r>
      <w:r w:rsidRPr="00BB419E">
        <w:rPr>
          <w:rFonts w:ascii="Menlo" w:hAnsi="Menlo" w:cs="Menlo"/>
          <w:color w:val="D4D4D4"/>
          <w:sz w:val="15"/>
          <w:szCs w:val="15"/>
        </w:rPr>
        <w:t>,</w:t>
      </w:r>
    </w:p>
    <w:p w14:paraId="6CC8F565"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copdAssessParameters</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747B259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"parameter"</w:t>
      </w:r>
      <w:r w:rsidRPr="00BB419E">
        <w:rPr>
          <w:rFonts w:ascii="Menlo" w:hAnsi="Menlo" w:cs="Menlo"/>
          <w:color w:val="D4D4D4"/>
          <w:sz w:val="15"/>
          <w:szCs w:val="15"/>
        </w:rPr>
        <w:t>: [{</w:t>
      </w:r>
    </w:p>
    <w:p w14:paraId="335EF70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"patient"</w:t>
      </w:r>
      <w:r w:rsidRPr="00BB419E">
        <w:rPr>
          <w:rFonts w:ascii="Menlo" w:hAnsi="Menlo" w:cs="Menlo"/>
          <w:color w:val="D4D4D4"/>
          <w:sz w:val="15"/>
          <w:szCs w:val="15"/>
        </w:rPr>
        <w:t>,</w:t>
      </w:r>
    </w:p>
    <w:p w14:paraId="5D380FF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valueId</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"1677163"</w:t>
      </w:r>
    </w:p>
    <w:p w14:paraId="4AC9BF6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lastRenderedPageBreak/>
        <w:t xml:space="preserve">                        },</w:t>
      </w:r>
    </w:p>
    <w:p w14:paraId="38C0237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3E1C5DC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medicationBundle</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61473A5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049616A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"Bundle"</w:t>
      </w:r>
      <w:r w:rsidRPr="00BB419E">
        <w:rPr>
          <w:rFonts w:ascii="Menlo" w:hAnsi="Menlo" w:cs="Menlo"/>
          <w:color w:val="D4D4D4"/>
          <w:sz w:val="15"/>
          <w:szCs w:val="15"/>
        </w:rPr>
        <w:t>,</w:t>
      </w:r>
    </w:p>
    <w:p w14:paraId="0CEF4EC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medicationBundle</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53AEAAF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"type"</w:t>
      </w:r>
      <w:r w:rsidRPr="00BB419E">
        <w:rPr>
          <w:rFonts w:ascii="Menlo" w:hAnsi="Menlo" w:cs="Menlo"/>
          <w:color w:val="D4D4D4"/>
          <w:sz w:val="15"/>
          <w:szCs w:val="15"/>
        </w:rPr>
        <w:t xml:space="preserve">: </w:t>
      </w:r>
      <w:r w:rsidRPr="00BB419E">
        <w:rPr>
          <w:rFonts w:ascii="Menlo" w:hAnsi="Menlo" w:cs="Menlo"/>
          <w:color w:val="CE9178"/>
          <w:sz w:val="15"/>
          <w:szCs w:val="15"/>
        </w:rPr>
        <w:t>"collection"</w:t>
      </w:r>
      <w:r w:rsidRPr="00BB419E">
        <w:rPr>
          <w:rFonts w:ascii="Menlo" w:hAnsi="Menlo" w:cs="Menlo"/>
          <w:color w:val="D4D4D4"/>
          <w:sz w:val="15"/>
          <w:szCs w:val="15"/>
        </w:rPr>
        <w:t>,</w:t>
      </w:r>
    </w:p>
    <w:p w14:paraId="6EE0E0A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"entry"</w:t>
      </w:r>
      <w:r w:rsidRPr="00BB419E">
        <w:rPr>
          <w:rFonts w:ascii="Menlo" w:hAnsi="Menlo" w:cs="Menlo"/>
          <w:color w:val="D4D4D4"/>
          <w:sz w:val="15"/>
          <w:szCs w:val="15"/>
        </w:rPr>
        <w:t>: [{</w:t>
      </w:r>
    </w:p>
    <w:p w14:paraId="44173F3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4AE1AF3F"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"Medication"</w:t>
      </w:r>
      <w:r w:rsidRPr="00BB419E">
        <w:rPr>
          <w:rFonts w:ascii="Menlo" w:hAnsi="Menlo" w:cs="Menlo"/>
          <w:color w:val="D4D4D4"/>
          <w:sz w:val="15"/>
          <w:szCs w:val="15"/>
        </w:rPr>
        <w:t>,</w:t>
      </w:r>
    </w:p>
    <w:p w14:paraId="4F0CE48B" w14:textId="7153B665"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DrugCat</w:t>
      </w:r>
      <w:r w:rsidR="00B030E4" w:rsidRPr="00BB419E">
        <w:rPr>
          <w:rFonts w:ascii="Menlo" w:hAnsi="Menlo" w:cs="Menlo"/>
          <w:color w:val="CE9178"/>
          <w:sz w:val="15"/>
          <w:szCs w:val="15"/>
        </w:rPr>
        <w:t>L</w:t>
      </w:r>
      <w:r w:rsidRPr="00BB419E">
        <w:rPr>
          <w:rFonts w:ascii="Menlo" w:hAnsi="Menlo" w:cs="Menlo"/>
          <w:color w:val="CE9178"/>
          <w:sz w:val="15"/>
          <w:szCs w:val="15"/>
        </w:rPr>
        <w:t>aba</w:t>
      </w:r>
      <w:r w:rsidR="00B030E4" w:rsidRPr="00BB419E">
        <w:rPr>
          <w:rFonts w:ascii="Menlo" w:hAnsi="Menlo" w:cs="Menlo"/>
          <w:color w:val="CE9178"/>
          <w:sz w:val="15"/>
          <w:szCs w:val="15"/>
        </w:rPr>
        <w:t>L</w:t>
      </w:r>
      <w:r w:rsidRPr="00BB419E">
        <w:rPr>
          <w:rFonts w:ascii="Menlo" w:hAnsi="Menlo" w:cs="Menlo"/>
          <w:color w:val="CE9178"/>
          <w:sz w:val="15"/>
          <w:szCs w:val="15"/>
        </w:rPr>
        <w:t>ama</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3CA88E79"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"code"</w:t>
      </w:r>
      <w:r w:rsidRPr="00BB419E">
        <w:rPr>
          <w:rFonts w:ascii="Menlo" w:hAnsi="Menlo" w:cs="Menlo"/>
          <w:color w:val="D4D4D4"/>
          <w:sz w:val="15"/>
          <w:szCs w:val="15"/>
        </w:rPr>
        <w:t>: {</w:t>
      </w:r>
    </w:p>
    <w:p w14:paraId="296E99F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"coding"</w:t>
      </w:r>
      <w:r w:rsidRPr="00BB419E">
        <w:rPr>
          <w:rFonts w:ascii="Menlo" w:hAnsi="Menlo" w:cs="Menlo"/>
          <w:color w:val="D4D4D4"/>
          <w:sz w:val="15"/>
          <w:szCs w:val="15"/>
        </w:rPr>
        <w:t>: [{</w:t>
      </w:r>
    </w:p>
    <w:p w14:paraId="131562B0" w14:textId="39EA434A"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00B030E4" w:rsidRPr="00BB419E">
        <w:rPr>
          <w:rFonts w:ascii="Menlo" w:hAnsi="Menlo" w:cs="Menlo"/>
          <w:color w:val="CE9178"/>
          <w:sz w:val="15"/>
          <w:szCs w:val="15"/>
        </w:rPr>
        <w:t>L</w:t>
      </w:r>
      <w:r w:rsidRPr="00BB419E">
        <w:rPr>
          <w:rFonts w:ascii="Menlo" w:hAnsi="Menlo" w:cs="Menlo"/>
          <w:color w:val="CE9178"/>
          <w:sz w:val="15"/>
          <w:szCs w:val="15"/>
        </w:rPr>
        <w:t>aba</w:t>
      </w:r>
      <w:r w:rsidR="00B030E4" w:rsidRPr="00BB419E">
        <w:rPr>
          <w:rFonts w:ascii="Menlo" w:hAnsi="Menlo" w:cs="Menlo"/>
          <w:color w:val="CE9178"/>
          <w:sz w:val="15"/>
          <w:szCs w:val="15"/>
        </w:rPr>
        <w:t>L</w:t>
      </w:r>
      <w:r w:rsidRPr="00BB419E">
        <w:rPr>
          <w:rFonts w:ascii="Menlo" w:hAnsi="Menlo" w:cs="Menlo"/>
          <w:color w:val="CE9178"/>
          <w:sz w:val="15"/>
          <w:szCs w:val="15"/>
        </w:rPr>
        <w:t>ama</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3677B821" w14:textId="756C8C58"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"display"</w:t>
      </w:r>
      <w:r w:rsidRPr="00BB419E">
        <w:rPr>
          <w:rFonts w:ascii="Menlo" w:hAnsi="Menlo" w:cs="Menlo"/>
          <w:color w:val="D4D4D4"/>
          <w:sz w:val="15"/>
          <w:szCs w:val="15"/>
        </w:rPr>
        <w:t xml:space="preserve">: </w:t>
      </w:r>
      <w:r w:rsidRPr="00BB419E">
        <w:rPr>
          <w:rFonts w:ascii="Menlo" w:hAnsi="Menlo" w:cs="Menlo"/>
          <w:color w:val="CE9178"/>
          <w:sz w:val="15"/>
          <w:szCs w:val="15"/>
        </w:rPr>
        <w:t xml:space="preserve">"medication containing a combination of </w:t>
      </w:r>
      <w:r w:rsidR="00B030E4" w:rsidRPr="00BB419E">
        <w:rPr>
          <w:rFonts w:ascii="Menlo" w:hAnsi="Menlo" w:cs="Menlo"/>
          <w:color w:val="CE9178"/>
          <w:sz w:val="15"/>
          <w:szCs w:val="15"/>
        </w:rPr>
        <w:t>L</w:t>
      </w:r>
      <w:r w:rsidRPr="00BB419E">
        <w:rPr>
          <w:rFonts w:ascii="Menlo" w:hAnsi="Menlo" w:cs="Menlo"/>
          <w:color w:val="CE9178"/>
          <w:sz w:val="15"/>
          <w:szCs w:val="15"/>
        </w:rPr>
        <w:t xml:space="preserve">ABA and </w:t>
      </w:r>
      <w:r w:rsidR="00B030E4" w:rsidRPr="00BB419E">
        <w:rPr>
          <w:rFonts w:ascii="Menlo" w:hAnsi="Menlo" w:cs="Menlo"/>
          <w:color w:val="CE9178"/>
          <w:sz w:val="15"/>
          <w:szCs w:val="15"/>
        </w:rPr>
        <w:t>L</w:t>
      </w:r>
      <w:r w:rsidRPr="00BB419E">
        <w:rPr>
          <w:rFonts w:ascii="Menlo" w:hAnsi="Menlo" w:cs="Menlo"/>
          <w:color w:val="CE9178"/>
          <w:sz w:val="15"/>
          <w:szCs w:val="15"/>
        </w:rPr>
        <w:t>AMA"</w:t>
      </w:r>
    </w:p>
    <w:p w14:paraId="29DF9AB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23E1D7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23FD3BA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4E6D601" w14:textId="3E9418D3"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002D5CB5" w:rsidRPr="00BB419E">
        <w:rPr>
          <w:rFonts w:ascii="Menlo" w:hAnsi="Menlo" w:cs="Menlo"/>
          <w:color w:val="D4D4D4"/>
          <w:sz w:val="15"/>
          <w:szCs w:val="15"/>
        </w:rPr>
        <w:t>…</w:t>
      </w:r>
      <w:r w:rsidRPr="00BB419E">
        <w:rPr>
          <w:rFonts w:ascii="Menlo" w:hAnsi="Menlo" w:cs="Menlo"/>
          <w:color w:val="D4D4D4"/>
          <w:sz w:val="15"/>
          <w:szCs w:val="15"/>
        </w:rPr>
        <w:t>},{</w:t>
      </w:r>
      <w:r w:rsidR="002D5CB5" w:rsidRPr="00BB419E">
        <w:rPr>
          <w:rFonts w:ascii="Menlo" w:hAnsi="Menlo" w:cs="Menlo"/>
          <w:color w:val="D4D4D4"/>
          <w:sz w:val="15"/>
          <w:szCs w:val="15"/>
        </w:rPr>
        <w:t>…</w:t>
      </w:r>
      <w:r w:rsidRPr="00BB419E">
        <w:rPr>
          <w:rFonts w:ascii="Menlo" w:hAnsi="Menlo" w:cs="Menlo"/>
          <w:color w:val="D4D4D4"/>
          <w:sz w:val="15"/>
          <w:szCs w:val="15"/>
        </w:rPr>
        <w:t>},{</w:t>
      </w:r>
      <w:r w:rsidR="002D5CB5" w:rsidRPr="00BB419E">
        <w:rPr>
          <w:rFonts w:ascii="Menlo" w:hAnsi="Menlo" w:cs="Menlo"/>
          <w:color w:val="D4D4D4"/>
          <w:sz w:val="15"/>
          <w:szCs w:val="15"/>
        </w:rPr>
        <w:t>…</w:t>
      </w:r>
      <w:r w:rsidRPr="00BB419E">
        <w:rPr>
          <w:rFonts w:ascii="Menlo" w:hAnsi="Menlo" w:cs="Menlo"/>
          <w:color w:val="D4D4D4"/>
          <w:sz w:val="15"/>
          <w:szCs w:val="15"/>
        </w:rPr>
        <w:t>},{</w:t>
      </w:r>
      <w:r w:rsidR="002D5CB5" w:rsidRPr="00BB419E">
        <w:rPr>
          <w:rFonts w:ascii="Menlo" w:hAnsi="Menlo" w:cs="Menlo"/>
          <w:color w:val="D4D4D4"/>
          <w:sz w:val="15"/>
          <w:szCs w:val="15"/>
        </w:rPr>
        <w:t>…</w:t>
      </w:r>
      <w:r w:rsidRPr="00BB419E">
        <w:rPr>
          <w:rFonts w:ascii="Menlo" w:hAnsi="Menlo" w:cs="Menlo"/>
          <w:color w:val="D4D4D4"/>
          <w:sz w:val="15"/>
          <w:szCs w:val="15"/>
        </w:rPr>
        <w:t>},{</w:t>
      </w:r>
      <w:r w:rsidR="002D5CB5" w:rsidRPr="00BB419E">
        <w:rPr>
          <w:rFonts w:ascii="Menlo" w:hAnsi="Menlo" w:cs="Menlo"/>
          <w:color w:val="D4D4D4"/>
          <w:sz w:val="15"/>
          <w:szCs w:val="15"/>
        </w:rPr>
        <w:t>…</w:t>
      </w:r>
      <w:r w:rsidRPr="00BB419E">
        <w:rPr>
          <w:rFonts w:ascii="Menlo" w:hAnsi="Menlo" w:cs="Menlo"/>
          <w:color w:val="D4D4D4"/>
          <w:sz w:val="15"/>
          <w:szCs w:val="15"/>
        </w:rPr>
        <w:t>},{</w:t>
      </w:r>
      <w:r w:rsidR="002D5CB5" w:rsidRPr="00BB419E">
        <w:rPr>
          <w:rFonts w:ascii="Menlo" w:hAnsi="Menlo" w:cs="Menlo"/>
          <w:color w:val="D4D4D4"/>
          <w:sz w:val="15"/>
          <w:szCs w:val="15"/>
        </w:rPr>
        <w:t>…</w:t>
      </w:r>
      <w:r w:rsidRPr="00BB419E">
        <w:rPr>
          <w:rFonts w:ascii="Menlo" w:hAnsi="Menlo" w:cs="Menlo"/>
          <w:color w:val="D4D4D4"/>
          <w:sz w:val="15"/>
          <w:szCs w:val="15"/>
        </w:rPr>
        <w:t>},</w:t>
      </w:r>
    </w:p>
    <w:p w14:paraId="66ACCEC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E84E5F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1B77B18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"Medication"</w:t>
      </w:r>
      <w:r w:rsidRPr="00BB419E">
        <w:rPr>
          <w:rFonts w:ascii="Menlo" w:hAnsi="Menlo" w:cs="Menlo"/>
          <w:color w:val="D4D4D4"/>
          <w:sz w:val="15"/>
          <w:szCs w:val="15"/>
        </w:rPr>
        <w:t>,</w:t>
      </w:r>
    </w:p>
    <w:p w14:paraId="59E2CF6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DrugCatLabaLamaIcs</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6D3C6FB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"code"</w:t>
      </w:r>
      <w:r w:rsidRPr="00BB419E">
        <w:rPr>
          <w:rFonts w:ascii="Menlo" w:hAnsi="Menlo" w:cs="Menlo"/>
          <w:color w:val="D4D4D4"/>
          <w:sz w:val="15"/>
          <w:szCs w:val="15"/>
        </w:rPr>
        <w:t>: {</w:t>
      </w:r>
    </w:p>
    <w:p w14:paraId="4295FD7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"coding"</w:t>
      </w:r>
      <w:r w:rsidRPr="00BB419E">
        <w:rPr>
          <w:rFonts w:ascii="Menlo" w:hAnsi="Menlo" w:cs="Menlo"/>
          <w:color w:val="D4D4D4"/>
          <w:sz w:val="15"/>
          <w:szCs w:val="15"/>
        </w:rPr>
        <w:t>: [{</w:t>
      </w:r>
    </w:p>
    <w:p w14:paraId="0F29BD89"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LabaLamaIcs</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4F58FB8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"display"</w:t>
      </w:r>
      <w:r w:rsidRPr="00BB419E">
        <w:rPr>
          <w:rFonts w:ascii="Menlo" w:hAnsi="Menlo" w:cs="Menlo"/>
          <w:color w:val="D4D4D4"/>
          <w:sz w:val="15"/>
          <w:szCs w:val="15"/>
        </w:rPr>
        <w:t xml:space="preserve">: </w:t>
      </w:r>
      <w:r w:rsidRPr="00BB419E">
        <w:rPr>
          <w:rFonts w:ascii="Menlo" w:hAnsi="Menlo" w:cs="Menlo"/>
          <w:color w:val="CE9178"/>
          <w:sz w:val="15"/>
          <w:szCs w:val="15"/>
        </w:rPr>
        <w:t>"medication containing a combination of LABA, LAMA and ICS"</w:t>
      </w:r>
    </w:p>
    <w:p w14:paraId="23B70E5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0ADE95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6ADD57E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881A2E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3052CF6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73EAB22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DC23E7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6FE243A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564A25E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assessedCopdStage</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759CC649"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valueCoding</w:t>
      </w:r>
      <w:proofErr w:type="spellEnd"/>
      <w:r w:rsidRPr="00BB419E">
        <w:rPr>
          <w:rFonts w:ascii="Menlo" w:hAnsi="Menlo" w:cs="Menlo"/>
          <w:color w:val="9CDCFE"/>
          <w:sz w:val="15"/>
          <w:szCs w:val="15"/>
        </w:rPr>
        <w:t>"</w:t>
      </w:r>
      <w:r w:rsidRPr="00BB419E">
        <w:rPr>
          <w:rFonts w:ascii="Menlo" w:hAnsi="Menlo" w:cs="Menlo"/>
          <w:color w:val="D4D4D4"/>
          <w:sz w:val="15"/>
          <w:szCs w:val="15"/>
        </w:rPr>
        <w:t>: {</w:t>
      </w:r>
    </w:p>
    <w:p w14:paraId="1A6FE7A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"system"</w:t>
      </w:r>
      <w:r w:rsidRPr="00BB419E">
        <w:rPr>
          <w:rFonts w:ascii="Menlo" w:hAnsi="Menlo" w:cs="Menlo"/>
          <w:color w:val="D4D4D4"/>
          <w:sz w:val="15"/>
          <w:szCs w:val="15"/>
        </w:rPr>
        <w:t xml:space="preserve">: </w:t>
      </w:r>
      <w:r w:rsidRPr="00BB419E">
        <w:rPr>
          <w:rFonts w:ascii="Menlo" w:hAnsi="Menlo" w:cs="Menlo"/>
          <w:color w:val="CE9178"/>
          <w:sz w:val="15"/>
          <w:szCs w:val="15"/>
        </w:rPr>
        <w:t>"http://snomed.info/</w:t>
      </w:r>
      <w:proofErr w:type="spellStart"/>
      <w:r w:rsidRPr="00BB419E">
        <w:rPr>
          <w:rFonts w:ascii="Menlo" w:hAnsi="Menlo" w:cs="Menlo"/>
          <w:color w:val="CE9178"/>
          <w:sz w:val="15"/>
          <w:szCs w:val="15"/>
        </w:rPr>
        <w:t>sct</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521641A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"code"</w:t>
      </w:r>
      <w:r w:rsidRPr="00BB419E">
        <w:rPr>
          <w:rFonts w:ascii="Menlo" w:hAnsi="Menlo" w:cs="Menlo"/>
          <w:color w:val="D4D4D4"/>
          <w:sz w:val="15"/>
          <w:szCs w:val="15"/>
        </w:rPr>
        <w:t xml:space="preserve">: </w:t>
      </w:r>
      <w:r w:rsidRPr="00BB419E">
        <w:rPr>
          <w:rFonts w:ascii="Menlo" w:hAnsi="Menlo" w:cs="Menlo"/>
          <w:color w:val="CE9178"/>
          <w:sz w:val="15"/>
          <w:szCs w:val="15"/>
        </w:rPr>
        <w:t>"1097901000000101"</w:t>
      </w:r>
    </w:p>
    <w:p w14:paraId="3AE0F9D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63DE391F"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5F42500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E05CAE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copdGroupA</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0F44F082" w14:textId="53E14ED9"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"part"</w:t>
      </w:r>
      <w:r w:rsidRPr="00BB419E">
        <w:rPr>
          <w:rFonts w:ascii="Menlo" w:hAnsi="Menlo" w:cs="Menlo"/>
          <w:color w:val="D4D4D4"/>
          <w:sz w:val="15"/>
          <w:szCs w:val="15"/>
        </w:rPr>
        <w:t>: [</w:t>
      </w:r>
      <w:r w:rsidR="002D5CB5" w:rsidRPr="00BB419E">
        <w:rPr>
          <w:rFonts w:ascii="Menlo" w:hAnsi="Menlo" w:cs="Menlo"/>
          <w:color w:val="D4D4D4"/>
          <w:sz w:val="15"/>
          <w:szCs w:val="15"/>
        </w:rPr>
        <w:t>…</w:t>
      </w:r>
      <w:r w:rsidRPr="00BB419E">
        <w:rPr>
          <w:rFonts w:ascii="Menlo" w:hAnsi="Menlo" w:cs="Menlo"/>
          <w:color w:val="D4D4D4"/>
          <w:sz w:val="15"/>
          <w:szCs w:val="15"/>
        </w:rPr>
        <w:t>]</w:t>
      </w:r>
    </w:p>
    <w:p w14:paraId="62CB6BB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30F11A9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2C94C52E"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copdGroupB</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625D3865" w14:textId="1AFB2502"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"part"</w:t>
      </w:r>
      <w:r w:rsidRPr="00BB419E">
        <w:rPr>
          <w:rFonts w:ascii="Menlo" w:hAnsi="Menlo" w:cs="Menlo"/>
          <w:color w:val="D4D4D4"/>
          <w:sz w:val="15"/>
          <w:szCs w:val="15"/>
        </w:rPr>
        <w:t>: [</w:t>
      </w:r>
      <w:r w:rsidR="002D5CB5" w:rsidRPr="00BB419E">
        <w:rPr>
          <w:rFonts w:ascii="Menlo" w:hAnsi="Menlo" w:cs="Menlo"/>
          <w:color w:val="D4D4D4"/>
          <w:sz w:val="15"/>
          <w:szCs w:val="15"/>
        </w:rPr>
        <w:t>…</w:t>
      </w:r>
      <w:r w:rsidRPr="00BB419E">
        <w:rPr>
          <w:rFonts w:ascii="Menlo" w:hAnsi="Menlo" w:cs="Menlo"/>
          <w:color w:val="D4D4D4"/>
          <w:sz w:val="15"/>
          <w:szCs w:val="15"/>
        </w:rPr>
        <w:t>]</w:t>
      </w:r>
    </w:p>
    <w:p w14:paraId="2D496DD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75084B5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5A4022B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copdGroupC</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698006DD" w14:textId="248BD402"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"part"</w:t>
      </w:r>
      <w:r w:rsidRPr="00BB419E">
        <w:rPr>
          <w:rFonts w:ascii="Menlo" w:hAnsi="Menlo" w:cs="Menlo"/>
          <w:color w:val="D4D4D4"/>
          <w:sz w:val="15"/>
          <w:szCs w:val="15"/>
        </w:rPr>
        <w:t>: [</w:t>
      </w:r>
      <w:r w:rsidR="002D5CB5" w:rsidRPr="00BB419E">
        <w:rPr>
          <w:rFonts w:ascii="Menlo" w:hAnsi="Menlo" w:cs="Menlo"/>
          <w:color w:val="D4D4D4"/>
          <w:sz w:val="15"/>
          <w:szCs w:val="15"/>
        </w:rPr>
        <w:t>…</w:t>
      </w:r>
      <w:r w:rsidRPr="00BB419E">
        <w:rPr>
          <w:rFonts w:ascii="Menlo" w:hAnsi="Menlo" w:cs="Menlo"/>
          <w:color w:val="D4D4D4"/>
          <w:sz w:val="15"/>
          <w:szCs w:val="15"/>
        </w:rPr>
        <w:t>]</w:t>
      </w:r>
    </w:p>
    <w:p w14:paraId="6F944451"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lastRenderedPageBreak/>
        <w:t xml:space="preserve">                        },</w:t>
      </w:r>
    </w:p>
    <w:p w14:paraId="260DD72E"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7C04CE0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w:t>
      </w:r>
      <w:proofErr w:type="spellStart"/>
      <w:r w:rsidRPr="00BB419E">
        <w:rPr>
          <w:rFonts w:ascii="Menlo" w:hAnsi="Menlo" w:cs="Menlo"/>
          <w:color w:val="CE9178"/>
          <w:sz w:val="15"/>
          <w:szCs w:val="15"/>
        </w:rPr>
        <w:t>copdGroupD</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5F601BCF"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"part"</w:t>
      </w:r>
      <w:r w:rsidRPr="00BB419E">
        <w:rPr>
          <w:rFonts w:ascii="Menlo" w:hAnsi="Menlo" w:cs="Menlo"/>
          <w:color w:val="D4D4D4"/>
          <w:sz w:val="15"/>
          <w:szCs w:val="15"/>
        </w:rPr>
        <w:t>: [{</w:t>
      </w:r>
    </w:p>
    <w:p w14:paraId="0517C26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"code"</w:t>
      </w:r>
      <w:r w:rsidRPr="00BB419E">
        <w:rPr>
          <w:rFonts w:ascii="Menlo" w:hAnsi="Menlo" w:cs="Menlo"/>
          <w:color w:val="D4D4D4"/>
          <w:sz w:val="15"/>
          <w:szCs w:val="15"/>
        </w:rPr>
        <w:t>,</w:t>
      </w:r>
    </w:p>
    <w:p w14:paraId="7B8A642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valueCoding</w:t>
      </w:r>
      <w:proofErr w:type="spellEnd"/>
      <w:r w:rsidRPr="00BB419E">
        <w:rPr>
          <w:rFonts w:ascii="Menlo" w:hAnsi="Menlo" w:cs="Menlo"/>
          <w:color w:val="9CDCFE"/>
          <w:sz w:val="15"/>
          <w:szCs w:val="15"/>
        </w:rPr>
        <w:t>"</w:t>
      </w:r>
      <w:r w:rsidRPr="00BB419E">
        <w:rPr>
          <w:rFonts w:ascii="Menlo" w:hAnsi="Menlo" w:cs="Menlo"/>
          <w:color w:val="D4D4D4"/>
          <w:sz w:val="15"/>
          <w:szCs w:val="15"/>
        </w:rPr>
        <w:t>: {</w:t>
      </w:r>
    </w:p>
    <w:p w14:paraId="073016F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"system"</w:t>
      </w:r>
      <w:r w:rsidRPr="00BB419E">
        <w:rPr>
          <w:rFonts w:ascii="Menlo" w:hAnsi="Menlo" w:cs="Menlo"/>
          <w:color w:val="D4D4D4"/>
          <w:sz w:val="15"/>
          <w:szCs w:val="15"/>
        </w:rPr>
        <w:t xml:space="preserve">: </w:t>
      </w:r>
      <w:r w:rsidRPr="00BB419E">
        <w:rPr>
          <w:rFonts w:ascii="Menlo" w:hAnsi="Menlo" w:cs="Menlo"/>
          <w:color w:val="CE9178"/>
          <w:sz w:val="15"/>
          <w:szCs w:val="15"/>
        </w:rPr>
        <w:t>"http://snomed.info/</w:t>
      </w:r>
      <w:proofErr w:type="spellStart"/>
      <w:r w:rsidRPr="00BB419E">
        <w:rPr>
          <w:rFonts w:ascii="Menlo" w:hAnsi="Menlo" w:cs="Menlo"/>
          <w:color w:val="CE9178"/>
          <w:sz w:val="15"/>
          <w:szCs w:val="15"/>
        </w:rPr>
        <w:t>sct</w:t>
      </w:r>
      <w:proofErr w:type="spellEnd"/>
      <w:r w:rsidRPr="00BB419E">
        <w:rPr>
          <w:rFonts w:ascii="Menlo" w:hAnsi="Menlo" w:cs="Menlo"/>
          <w:color w:val="CE9178"/>
          <w:sz w:val="15"/>
          <w:szCs w:val="15"/>
        </w:rPr>
        <w:t>"</w:t>
      </w:r>
      <w:r w:rsidRPr="00BB419E">
        <w:rPr>
          <w:rFonts w:ascii="Menlo" w:hAnsi="Menlo" w:cs="Menlo"/>
          <w:color w:val="D4D4D4"/>
          <w:sz w:val="15"/>
          <w:szCs w:val="15"/>
        </w:rPr>
        <w:t>,</w:t>
      </w:r>
    </w:p>
    <w:p w14:paraId="5AEEA90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"code"</w:t>
      </w:r>
      <w:r w:rsidRPr="00BB419E">
        <w:rPr>
          <w:rFonts w:ascii="Menlo" w:hAnsi="Menlo" w:cs="Menlo"/>
          <w:color w:val="D4D4D4"/>
          <w:sz w:val="15"/>
          <w:szCs w:val="15"/>
        </w:rPr>
        <w:t xml:space="preserve">: </w:t>
      </w:r>
      <w:r w:rsidRPr="00BB419E">
        <w:rPr>
          <w:rFonts w:ascii="Menlo" w:hAnsi="Menlo" w:cs="Menlo"/>
          <w:color w:val="CE9178"/>
          <w:sz w:val="15"/>
          <w:szCs w:val="15"/>
        </w:rPr>
        <w:t>"1097901000000101"</w:t>
      </w:r>
      <w:r w:rsidRPr="00BB419E">
        <w:rPr>
          <w:rFonts w:ascii="Menlo" w:hAnsi="Menlo" w:cs="Menlo"/>
          <w:color w:val="D4D4D4"/>
          <w:sz w:val="15"/>
          <w:szCs w:val="15"/>
        </w:rPr>
        <w:t>,</w:t>
      </w:r>
    </w:p>
    <w:p w14:paraId="10D71F1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"display"</w:t>
      </w:r>
      <w:r w:rsidRPr="00BB419E">
        <w:rPr>
          <w:rFonts w:ascii="Menlo" w:hAnsi="Menlo" w:cs="Menlo"/>
          <w:color w:val="D4D4D4"/>
          <w:sz w:val="15"/>
          <w:szCs w:val="15"/>
        </w:rPr>
        <w:t xml:space="preserve">: </w:t>
      </w:r>
      <w:r w:rsidRPr="00BB419E">
        <w:rPr>
          <w:rFonts w:ascii="Menlo" w:hAnsi="Menlo" w:cs="Menlo"/>
          <w:color w:val="CE9178"/>
          <w:sz w:val="15"/>
          <w:szCs w:val="15"/>
        </w:rPr>
        <w:t>"Global Initiative for Chronic Obstructive Lung Disease 2017 group D"</w:t>
      </w:r>
    </w:p>
    <w:p w14:paraId="27D0ECB5"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1515A171"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79DF1CA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7F5C14A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"medicationPreference_1"</w:t>
      </w:r>
      <w:r w:rsidRPr="00BB419E">
        <w:rPr>
          <w:rFonts w:ascii="Menlo" w:hAnsi="Menlo" w:cs="Menlo"/>
          <w:color w:val="D4D4D4"/>
          <w:sz w:val="15"/>
          <w:szCs w:val="15"/>
        </w:rPr>
        <w:t>,</w:t>
      </w:r>
    </w:p>
    <w:p w14:paraId="0A90410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5B1B699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"List"</w:t>
      </w:r>
      <w:r w:rsidRPr="00BB419E">
        <w:rPr>
          <w:rFonts w:ascii="Menlo" w:hAnsi="Menlo" w:cs="Menlo"/>
          <w:color w:val="D4D4D4"/>
          <w:sz w:val="15"/>
          <w:szCs w:val="15"/>
        </w:rPr>
        <w:t>,</w:t>
      </w:r>
    </w:p>
    <w:p w14:paraId="45AF44C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"list1"</w:t>
      </w:r>
      <w:r w:rsidRPr="00BB419E">
        <w:rPr>
          <w:rFonts w:ascii="Menlo" w:hAnsi="Menlo" w:cs="Menlo"/>
          <w:color w:val="D4D4D4"/>
          <w:sz w:val="15"/>
          <w:szCs w:val="15"/>
        </w:rPr>
        <w:t>,</w:t>
      </w:r>
    </w:p>
    <w:p w14:paraId="6FEDC46E"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"status"</w:t>
      </w:r>
      <w:r w:rsidRPr="00BB419E">
        <w:rPr>
          <w:rFonts w:ascii="Menlo" w:hAnsi="Menlo" w:cs="Menlo"/>
          <w:color w:val="D4D4D4"/>
          <w:sz w:val="15"/>
          <w:szCs w:val="15"/>
        </w:rPr>
        <w:t xml:space="preserve">: </w:t>
      </w:r>
      <w:r w:rsidRPr="00BB419E">
        <w:rPr>
          <w:rFonts w:ascii="Menlo" w:hAnsi="Menlo" w:cs="Menlo"/>
          <w:color w:val="CE9178"/>
          <w:sz w:val="15"/>
          <w:szCs w:val="15"/>
        </w:rPr>
        <w:t>"current"</w:t>
      </w:r>
      <w:r w:rsidRPr="00BB419E">
        <w:rPr>
          <w:rFonts w:ascii="Menlo" w:hAnsi="Menlo" w:cs="Menlo"/>
          <w:color w:val="D4D4D4"/>
          <w:sz w:val="15"/>
          <w:szCs w:val="15"/>
        </w:rPr>
        <w:t>,</w:t>
      </w:r>
    </w:p>
    <w:p w14:paraId="0F9596C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"mode"</w:t>
      </w:r>
      <w:r w:rsidRPr="00BB419E">
        <w:rPr>
          <w:rFonts w:ascii="Menlo" w:hAnsi="Menlo" w:cs="Menlo"/>
          <w:color w:val="D4D4D4"/>
          <w:sz w:val="15"/>
          <w:szCs w:val="15"/>
        </w:rPr>
        <w:t xml:space="preserve">: </w:t>
      </w:r>
      <w:r w:rsidRPr="00BB419E">
        <w:rPr>
          <w:rFonts w:ascii="Menlo" w:hAnsi="Menlo" w:cs="Menlo"/>
          <w:color w:val="CE9178"/>
          <w:sz w:val="15"/>
          <w:szCs w:val="15"/>
        </w:rPr>
        <w:t>"changes"</w:t>
      </w:r>
      <w:r w:rsidRPr="00BB419E">
        <w:rPr>
          <w:rFonts w:ascii="Menlo" w:hAnsi="Menlo" w:cs="Menlo"/>
          <w:color w:val="D4D4D4"/>
          <w:sz w:val="15"/>
          <w:szCs w:val="15"/>
        </w:rPr>
        <w:t>,</w:t>
      </w:r>
    </w:p>
    <w:p w14:paraId="78C598C5"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"entry"</w:t>
      </w:r>
      <w:r w:rsidRPr="00BB419E">
        <w:rPr>
          <w:rFonts w:ascii="Menlo" w:hAnsi="Menlo" w:cs="Menlo"/>
          <w:color w:val="D4D4D4"/>
          <w:sz w:val="15"/>
          <w:szCs w:val="15"/>
        </w:rPr>
        <w:t>: [{</w:t>
      </w:r>
    </w:p>
    <w:p w14:paraId="4F82A6E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"item"</w:t>
      </w:r>
      <w:r w:rsidRPr="00BB419E">
        <w:rPr>
          <w:rFonts w:ascii="Menlo" w:hAnsi="Menlo" w:cs="Menlo"/>
          <w:color w:val="D4D4D4"/>
          <w:sz w:val="15"/>
          <w:szCs w:val="15"/>
        </w:rPr>
        <w:t>: {</w:t>
      </w:r>
    </w:p>
    <w:p w14:paraId="624A47D5"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"reference"</w:t>
      </w:r>
      <w:r w:rsidRPr="00BB419E">
        <w:rPr>
          <w:rFonts w:ascii="Menlo" w:hAnsi="Menlo" w:cs="Menlo"/>
          <w:color w:val="D4D4D4"/>
          <w:sz w:val="15"/>
          <w:szCs w:val="15"/>
        </w:rPr>
        <w:t xml:space="preserve">: </w:t>
      </w:r>
      <w:r w:rsidRPr="00BB419E">
        <w:rPr>
          <w:rFonts w:ascii="Menlo" w:hAnsi="Menlo" w:cs="Menlo"/>
          <w:color w:val="CE9178"/>
          <w:sz w:val="15"/>
          <w:szCs w:val="15"/>
        </w:rPr>
        <w:t>"Medication/</w:t>
      </w:r>
      <w:proofErr w:type="spellStart"/>
      <w:r w:rsidRPr="00BB419E">
        <w:rPr>
          <w:rFonts w:ascii="Menlo" w:hAnsi="Menlo" w:cs="Menlo"/>
          <w:color w:val="CE9178"/>
          <w:sz w:val="15"/>
          <w:szCs w:val="15"/>
        </w:rPr>
        <w:t>DrugCatLabaLama</w:t>
      </w:r>
      <w:proofErr w:type="spellEnd"/>
      <w:r w:rsidRPr="00BB419E">
        <w:rPr>
          <w:rFonts w:ascii="Menlo" w:hAnsi="Menlo" w:cs="Menlo"/>
          <w:color w:val="CE9178"/>
          <w:sz w:val="15"/>
          <w:szCs w:val="15"/>
        </w:rPr>
        <w:t>"</w:t>
      </w:r>
    </w:p>
    <w:p w14:paraId="56B294A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1BFD1E6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5883886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91448A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2A34373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3036045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"medicationPreference_2"</w:t>
      </w:r>
      <w:r w:rsidRPr="00BB419E">
        <w:rPr>
          <w:rFonts w:ascii="Menlo" w:hAnsi="Menlo" w:cs="Menlo"/>
          <w:color w:val="D4D4D4"/>
          <w:sz w:val="15"/>
          <w:szCs w:val="15"/>
        </w:rPr>
        <w:t>,</w:t>
      </w:r>
    </w:p>
    <w:p w14:paraId="2350E6D4"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71B4247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"List"</w:t>
      </w:r>
      <w:r w:rsidRPr="00BB419E">
        <w:rPr>
          <w:rFonts w:ascii="Menlo" w:hAnsi="Menlo" w:cs="Menlo"/>
          <w:color w:val="D4D4D4"/>
          <w:sz w:val="15"/>
          <w:szCs w:val="15"/>
        </w:rPr>
        <w:t>,</w:t>
      </w:r>
    </w:p>
    <w:p w14:paraId="26E7ADB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"list2"</w:t>
      </w:r>
      <w:r w:rsidRPr="00BB419E">
        <w:rPr>
          <w:rFonts w:ascii="Menlo" w:hAnsi="Menlo" w:cs="Menlo"/>
          <w:color w:val="D4D4D4"/>
          <w:sz w:val="15"/>
          <w:szCs w:val="15"/>
        </w:rPr>
        <w:t>,</w:t>
      </w:r>
    </w:p>
    <w:p w14:paraId="21002039"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"status"</w:t>
      </w:r>
      <w:r w:rsidRPr="00BB419E">
        <w:rPr>
          <w:rFonts w:ascii="Menlo" w:hAnsi="Menlo" w:cs="Menlo"/>
          <w:color w:val="D4D4D4"/>
          <w:sz w:val="15"/>
          <w:szCs w:val="15"/>
        </w:rPr>
        <w:t xml:space="preserve">: </w:t>
      </w:r>
      <w:r w:rsidRPr="00BB419E">
        <w:rPr>
          <w:rFonts w:ascii="Menlo" w:hAnsi="Menlo" w:cs="Menlo"/>
          <w:color w:val="CE9178"/>
          <w:sz w:val="15"/>
          <w:szCs w:val="15"/>
        </w:rPr>
        <w:t>"current"</w:t>
      </w:r>
      <w:r w:rsidRPr="00BB419E">
        <w:rPr>
          <w:rFonts w:ascii="Menlo" w:hAnsi="Menlo" w:cs="Menlo"/>
          <w:color w:val="D4D4D4"/>
          <w:sz w:val="15"/>
          <w:szCs w:val="15"/>
        </w:rPr>
        <w:t>,</w:t>
      </w:r>
    </w:p>
    <w:p w14:paraId="1CE0DCE9"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"mode"</w:t>
      </w:r>
      <w:r w:rsidRPr="00BB419E">
        <w:rPr>
          <w:rFonts w:ascii="Menlo" w:hAnsi="Menlo" w:cs="Menlo"/>
          <w:color w:val="D4D4D4"/>
          <w:sz w:val="15"/>
          <w:szCs w:val="15"/>
        </w:rPr>
        <w:t xml:space="preserve">: </w:t>
      </w:r>
      <w:r w:rsidRPr="00BB419E">
        <w:rPr>
          <w:rFonts w:ascii="Menlo" w:hAnsi="Menlo" w:cs="Menlo"/>
          <w:color w:val="CE9178"/>
          <w:sz w:val="15"/>
          <w:szCs w:val="15"/>
        </w:rPr>
        <w:t>"changes"</w:t>
      </w:r>
      <w:r w:rsidRPr="00BB419E">
        <w:rPr>
          <w:rFonts w:ascii="Menlo" w:hAnsi="Menlo" w:cs="Menlo"/>
          <w:color w:val="D4D4D4"/>
          <w:sz w:val="15"/>
          <w:szCs w:val="15"/>
        </w:rPr>
        <w:t>,</w:t>
      </w:r>
    </w:p>
    <w:p w14:paraId="7987A4F1"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"entry"</w:t>
      </w:r>
      <w:r w:rsidRPr="00BB419E">
        <w:rPr>
          <w:rFonts w:ascii="Menlo" w:hAnsi="Menlo" w:cs="Menlo"/>
          <w:color w:val="D4D4D4"/>
          <w:sz w:val="15"/>
          <w:szCs w:val="15"/>
        </w:rPr>
        <w:t>: [{</w:t>
      </w:r>
    </w:p>
    <w:p w14:paraId="63CFAAA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"item"</w:t>
      </w:r>
      <w:r w:rsidRPr="00BB419E">
        <w:rPr>
          <w:rFonts w:ascii="Menlo" w:hAnsi="Menlo" w:cs="Menlo"/>
          <w:color w:val="D4D4D4"/>
          <w:sz w:val="15"/>
          <w:szCs w:val="15"/>
        </w:rPr>
        <w:t>: {</w:t>
      </w:r>
    </w:p>
    <w:p w14:paraId="30D1F71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"reference"</w:t>
      </w:r>
      <w:r w:rsidRPr="00BB419E">
        <w:rPr>
          <w:rFonts w:ascii="Menlo" w:hAnsi="Menlo" w:cs="Menlo"/>
          <w:color w:val="D4D4D4"/>
          <w:sz w:val="15"/>
          <w:szCs w:val="15"/>
        </w:rPr>
        <w:t xml:space="preserve">: </w:t>
      </w:r>
      <w:r w:rsidRPr="00BB419E">
        <w:rPr>
          <w:rFonts w:ascii="Menlo" w:hAnsi="Menlo" w:cs="Menlo"/>
          <w:color w:val="CE9178"/>
          <w:sz w:val="15"/>
          <w:szCs w:val="15"/>
        </w:rPr>
        <w:t>"Medication/</w:t>
      </w:r>
      <w:proofErr w:type="spellStart"/>
      <w:r w:rsidRPr="00BB419E">
        <w:rPr>
          <w:rFonts w:ascii="Menlo" w:hAnsi="Menlo" w:cs="Menlo"/>
          <w:color w:val="CE9178"/>
          <w:sz w:val="15"/>
          <w:szCs w:val="15"/>
        </w:rPr>
        <w:t>DrugCatLabaLamaIcs</w:t>
      </w:r>
      <w:proofErr w:type="spellEnd"/>
      <w:r w:rsidRPr="00BB419E">
        <w:rPr>
          <w:rFonts w:ascii="Menlo" w:hAnsi="Menlo" w:cs="Menlo"/>
          <w:color w:val="CE9178"/>
          <w:sz w:val="15"/>
          <w:szCs w:val="15"/>
        </w:rPr>
        <w:t>"</w:t>
      </w:r>
    </w:p>
    <w:p w14:paraId="02004EC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60DBB91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6859283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3F68839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278C5DB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EF421F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"medicationPreference_3"</w:t>
      </w:r>
      <w:r w:rsidRPr="00BB419E">
        <w:rPr>
          <w:rFonts w:ascii="Menlo" w:hAnsi="Menlo" w:cs="Menlo"/>
          <w:color w:val="D4D4D4"/>
          <w:sz w:val="15"/>
          <w:szCs w:val="15"/>
        </w:rPr>
        <w:t>,</w:t>
      </w:r>
    </w:p>
    <w:p w14:paraId="06C84E4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4D6F1D0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"List"</w:t>
      </w:r>
      <w:r w:rsidRPr="00BB419E">
        <w:rPr>
          <w:rFonts w:ascii="Menlo" w:hAnsi="Menlo" w:cs="Menlo"/>
          <w:color w:val="D4D4D4"/>
          <w:sz w:val="15"/>
          <w:szCs w:val="15"/>
        </w:rPr>
        <w:t>,</w:t>
      </w:r>
    </w:p>
    <w:p w14:paraId="3AB99AB1"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"list3"</w:t>
      </w:r>
      <w:r w:rsidRPr="00BB419E">
        <w:rPr>
          <w:rFonts w:ascii="Menlo" w:hAnsi="Menlo" w:cs="Menlo"/>
          <w:color w:val="D4D4D4"/>
          <w:sz w:val="15"/>
          <w:szCs w:val="15"/>
        </w:rPr>
        <w:t>,</w:t>
      </w:r>
    </w:p>
    <w:p w14:paraId="7D704985"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"status"</w:t>
      </w:r>
      <w:r w:rsidRPr="00BB419E">
        <w:rPr>
          <w:rFonts w:ascii="Menlo" w:hAnsi="Menlo" w:cs="Menlo"/>
          <w:color w:val="D4D4D4"/>
          <w:sz w:val="15"/>
          <w:szCs w:val="15"/>
        </w:rPr>
        <w:t xml:space="preserve">: </w:t>
      </w:r>
      <w:r w:rsidRPr="00BB419E">
        <w:rPr>
          <w:rFonts w:ascii="Menlo" w:hAnsi="Menlo" w:cs="Menlo"/>
          <w:color w:val="CE9178"/>
          <w:sz w:val="15"/>
          <w:szCs w:val="15"/>
        </w:rPr>
        <w:t>"current"</w:t>
      </w:r>
      <w:r w:rsidRPr="00BB419E">
        <w:rPr>
          <w:rFonts w:ascii="Menlo" w:hAnsi="Menlo" w:cs="Menlo"/>
          <w:color w:val="D4D4D4"/>
          <w:sz w:val="15"/>
          <w:szCs w:val="15"/>
        </w:rPr>
        <w:t>,</w:t>
      </w:r>
    </w:p>
    <w:p w14:paraId="57C16F9F"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"mode"</w:t>
      </w:r>
      <w:r w:rsidRPr="00BB419E">
        <w:rPr>
          <w:rFonts w:ascii="Menlo" w:hAnsi="Menlo" w:cs="Menlo"/>
          <w:color w:val="D4D4D4"/>
          <w:sz w:val="15"/>
          <w:szCs w:val="15"/>
        </w:rPr>
        <w:t xml:space="preserve">: </w:t>
      </w:r>
      <w:r w:rsidRPr="00BB419E">
        <w:rPr>
          <w:rFonts w:ascii="Menlo" w:hAnsi="Menlo" w:cs="Menlo"/>
          <w:color w:val="CE9178"/>
          <w:sz w:val="15"/>
          <w:szCs w:val="15"/>
        </w:rPr>
        <w:t>"changes"</w:t>
      </w:r>
      <w:r w:rsidRPr="00BB419E">
        <w:rPr>
          <w:rFonts w:ascii="Menlo" w:hAnsi="Menlo" w:cs="Menlo"/>
          <w:color w:val="D4D4D4"/>
          <w:sz w:val="15"/>
          <w:szCs w:val="15"/>
        </w:rPr>
        <w:t>,</w:t>
      </w:r>
    </w:p>
    <w:p w14:paraId="32E40DC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"entry"</w:t>
      </w:r>
      <w:r w:rsidRPr="00BB419E">
        <w:rPr>
          <w:rFonts w:ascii="Menlo" w:hAnsi="Menlo" w:cs="Menlo"/>
          <w:color w:val="D4D4D4"/>
          <w:sz w:val="15"/>
          <w:szCs w:val="15"/>
        </w:rPr>
        <w:t>: [{</w:t>
      </w:r>
    </w:p>
    <w:p w14:paraId="71F1CED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"item"</w:t>
      </w:r>
      <w:r w:rsidRPr="00BB419E">
        <w:rPr>
          <w:rFonts w:ascii="Menlo" w:hAnsi="Menlo" w:cs="Menlo"/>
          <w:color w:val="D4D4D4"/>
          <w:sz w:val="15"/>
          <w:szCs w:val="15"/>
        </w:rPr>
        <w:t>: {</w:t>
      </w:r>
    </w:p>
    <w:p w14:paraId="6499848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"reference"</w:t>
      </w:r>
      <w:r w:rsidRPr="00BB419E">
        <w:rPr>
          <w:rFonts w:ascii="Menlo" w:hAnsi="Menlo" w:cs="Menlo"/>
          <w:color w:val="D4D4D4"/>
          <w:sz w:val="15"/>
          <w:szCs w:val="15"/>
        </w:rPr>
        <w:t xml:space="preserve">: </w:t>
      </w:r>
      <w:r w:rsidRPr="00BB419E">
        <w:rPr>
          <w:rFonts w:ascii="Menlo" w:hAnsi="Menlo" w:cs="Menlo"/>
          <w:color w:val="CE9178"/>
          <w:sz w:val="15"/>
          <w:szCs w:val="15"/>
        </w:rPr>
        <w:t>"Medication/</w:t>
      </w:r>
      <w:proofErr w:type="spellStart"/>
      <w:r w:rsidRPr="00BB419E">
        <w:rPr>
          <w:rFonts w:ascii="Menlo" w:hAnsi="Menlo" w:cs="Menlo"/>
          <w:color w:val="CE9178"/>
          <w:sz w:val="15"/>
          <w:szCs w:val="15"/>
        </w:rPr>
        <w:t>DrugCatLabaIcs</w:t>
      </w:r>
      <w:proofErr w:type="spellEnd"/>
      <w:r w:rsidRPr="00BB419E">
        <w:rPr>
          <w:rFonts w:ascii="Menlo" w:hAnsi="Menlo" w:cs="Menlo"/>
          <w:color w:val="CE9178"/>
          <w:sz w:val="15"/>
          <w:szCs w:val="15"/>
        </w:rPr>
        <w:t>"</w:t>
      </w:r>
    </w:p>
    <w:p w14:paraId="707EB25E"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78DB33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2222050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E26A2A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7B3B79DF"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lastRenderedPageBreak/>
        <w:t xml:space="preserve">                                {</w:t>
      </w:r>
    </w:p>
    <w:p w14:paraId="33BF549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"name"</w:t>
      </w:r>
      <w:r w:rsidRPr="00BB419E">
        <w:rPr>
          <w:rFonts w:ascii="Menlo" w:hAnsi="Menlo" w:cs="Menlo"/>
          <w:color w:val="D4D4D4"/>
          <w:sz w:val="15"/>
          <w:szCs w:val="15"/>
        </w:rPr>
        <w:t xml:space="preserve">: </w:t>
      </w:r>
      <w:r w:rsidRPr="00BB419E">
        <w:rPr>
          <w:rFonts w:ascii="Menlo" w:hAnsi="Menlo" w:cs="Menlo"/>
          <w:color w:val="CE9178"/>
          <w:sz w:val="15"/>
          <w:szCs w:val="15"/>
        </w:rPr>
        <w:t>"medicationPreference_4"</w:t>
      </w:r>
      <w:r w:rsidRPr="00BB419E">
        <w:rPr>
          <w:rFonts w:ascii="Menlo" w:hAnsi="Menlo" w:cs="Menlo"/>
          <w:color w:val="D4D4D4"/>
          <w:sz w:val="15"/>
          <w:szCs w:val="15"/>
        </w:rPr>
        <w:t>,</w:t>
      </w:r>
    </w:p>
    <w:p w14:paraId="4E1D63B3"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"resource"</w:t>
      </w:r>
      <w:r w:rsidRPr="00BB419E">
        <w:rPr>
          <w:rFonts w:ascii="Menlo" w:hAnsi="Menlo" w:cs="Menlo"/>
          <w:color w:val="D4D4D4"/>
          <w:sz w:val="15"/>
          <w:szCs w:val="15"/>
        </w:rPr>
        <w:t>: {</w:t>
      </w:r>
    </w:p>
    <w:p w14:paraId="58869601"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Pr="00BB419E">
        <w:rPr>
          <w:rFonts w:ascii="Menlo" w:hAnsi="Menlo" w:cs="Menlo"/>
          <w:color w:val="9CDCFE"/>
          <w:sz w:val="15"/>
          <w:szCs w:val="15"/>
        </w:rPr>
        <w:t>resourceType</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"List"</w:t>
      </w:r>
      <w:r w:rsidRPr="00BB419E">
        <w:rPr>
          <w:rFonts w:ascii="Menlo" w:hAnsi="Menlo" w:cs="Menlo"/>
          <w:color w:val="D4D4D4"/>
          <w:sz w:val="15"/>
          <w:szCs w:val="15"/>
        </w:rPr>
        <w:t>,</w:t>
      </w:r>
    </w:p>
    <w:p w14:paraId="3E35853F"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"id"</w:t>
      </w:r>
      <w:r w:rsidRPr="00BB419E">
        <w:rPr>
          <w:rFonts w:ascii="Menlo" w:hAnsi="Menlo" w:cs="Menlo"/>
          <w:color w:val="D4D4D4"/>
          <w:sz w:val="15"/>
          <w:szCs w:val="15"/>
        </w:rPr>
        <w:t xml:space="preserve">: </w:t>
      </w:r>
      <w:r w:rsidRPr="00BB419E">
        <w:rPr>
          <w:rFonts w:ascii="Menlo" w:hAnsi="Menlo" w:cs="Menlo"/>
          <w:color w:val="CE9178"/>
          <w:sz w:val="15"/>
          <w:szCs w:val="15"/>
        </w:rPr>
        <w:t>"list4"</w:t>
      </w:r>
      <w:r w:rsidRPr="00BB419E">
        <w:rPr>
          <w:rFonts w:ascii="Menlo" w:hAnsi="Menlo" w:cs="Menlo"/>
          <w:color w:val="D4D4D4"/>
          <w:sz w:val="15"/>
          <w:szCs w:val="15"/>
        </w:rPr>
        <w:t>,</w:t>
      </w:r>
    </w:p>
    <w:p w14:paraId="2645966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"status"</w:t>
      </w:r>
      <w:r w:rsidRPr="00BB419E">
        <w:rPr>
          <w:rFonts w:ascii="Menlo" w:hAnsi="Menlo" w:cs="Menlo"/>
          <w:color w:val="D4D4D4"/>
          <w:sz w:val="15"/>
          <w:szCs w:val="15"/>
        </w:rPr>
        <w:t xml:space="preserve">: </w:t>
      </w:r>
      <w:r w:rsidRPr="00BB419E">
        <w:rPr>
          <w:rFonts w:ascii="Menlo" w:hAnsi="Menlo" w:cs="Menlo"/>
          <w:color w:val="CE9178"/>
          <w:sz w:val="15"/>
          <w:szCs w:val="15"/>
        </w:rPr>
        <w:t>"current"</w:t>
      </w:r>
      <w:r w:rsidRPr="00BB419E">
        <w:rPr>
          <w:rFonts w:ascii="Menlo" w:hAnsi="Menlo" w:cs="Menlo"/>
          <w:color w:val="D4D4D4"/>
          <w:sz w:val="15"/>
          <w:szCs w:val="15"/>
        </w:rPr>
        <w:t>,</w:t>
      </w:r>
    </w:p>
    <w:p w14:paraId="56A7E96C"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"mode"</w:t>
      </w:r>
      <w:r w:rsidRPr="00BB419E">
        <w:rPr>
          <w:rFonts w:ascii="Menlo" w:hAnsi="Menlo" w:cs="Menlo"/>
          <w:color w:val="D4D4D4"/>
          <w:sz w:val="15"/>
          <w:szCs w:val="15"/>
        </w:rPr>
        <w:t xml:space="preserve">: </w:t>
      </w:r>
      <w:r w:rsidRPr="00BB419E">
        <w:rPr>
          <w:rFonts w:ascii="Menlo" w:hAnsi="Menlo" w:cs="Menlo"/>
          <w:color w:val="CE9178"/>
          <w:sz w:val="15"/>
          <w:szCs w:val="15"/>
        </w:rPr>
        <w:t>"changes"</w:t>
      </w:r>
      <w:r w:rsidRPr="00BB419E">
        <w:rPr>
          <w:rFonts w:ascii="Menlo" w:hAnsi="Menlo" w:cs="Menlo"/>
          <w:color w:val="D4D4D4"/>
          <w:sz w:val="15"/>
          <w:szCs w:val="15"/>
        </w:rPr>
        <w:t>,</w:t>
      </w:r>
    </w:p>
    <w:p w14:paraId="02B2C5AE"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"entry"</w:t>
      </w:r>
      <w:r w:rsidRPr="00BB419E">
        <w:rPr>
          <w:rFonts w:ascii="Menlo" w:hAnsi="Menlo" w:cs="Menlo"/>
          <w:color w:val="D4D4D4"/>
          <w:sz w:val="15"/>
          <w:szCs w:val="15"/>
        </w:rPr>
        <w:t>: [{</w:t>
      </w:r>
    </w:p>
    <w:p w14:paraId="1F5657D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"item"</w:t>
      </w:r>
      <w:r w:rsidRPr="00BB419E">
        <w:rPr>
          <w:rFonts w:ascii="Menlo" w:hAnsi="Menlo" w:cs="Menlo"/>
          <w:color w:val="D4D4D4"/>
          <w:sz w:val="15"/>
          <w:szCs w:val="15"/>
        </w:rPr>
        <w:t>: {</w:t>
      </w:r>
    </w:p>
    <w:p w14:paraId="4E748C5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"reference"</w:t>
      </w:r>
      <w:r w:rsidRPr="00BB419E">
        <w:rPr>
          <w:rFonts w:ascii="Menlo" w:hAnsi="Menlo" w:cs="Menlo"/>
          <w:color w:val="D4D4D4"/>
          <w:sz w:val="15"/>
          <w:szCs w:val="15"/>
        </w:rPr>
        <w:t xml:space="preserve">: </w:t>
      </w:r>
      <w:r w:rsidRPr="00BB419E">
        <w:rPr>
          <w:rFonts w:ascii="Menlo" w:hAnsi="Menlo" w:cs="Menlo"/>
          <w:color w:val="CE9178"/>
          <w:sz w:val="15"/>
          <w:szCs w:val="15"/>
        </w:rPr>
        <w:t>"Medication/</w:t>
      </w:r>
      <w:proofErr w:type="spellStart"/>
      <w:r w:rsidRPr="00BB419E">
        <w:rPr>
          <w:rFonts w:ascii="Menlo" w:hAnsi="Menlo" w:cs="Menlo"/>
          <w:color w:val="CE9178"/>
          <w:sz w:val="15"/>
          <w:szCs w:val="15"/>
        </w:rPr>
        <w:t>DrugTLama</w:t>
      </w:r>
      <w:proofErr w:type="spellEnd"/>
      <w:r w:rsidRPr="00BB419E">
        <w:rPr>
          <w:rFonts w:ascii="Menlo" w:hAnsi="Menlo" w:cs="Menlo"/>
          <w:color w:val="CE9178"/>
          <w:sz w:val="15"/>
          <w:szCs w:val="15"/>
        </w:rPr>
        <w:t>"</w:t>
      </w:r>
    </w:p>
    <w:p w14:paraId="683940D8"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77798ABD"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CCC608F"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17A11702"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19FC5F07"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1D644F9"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1420A521"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436B9DF6"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1297AEF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602060AB"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552974A2" w14:textId="586FA79B"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r w:rsidRPr="00BB419E">
        <w:rPr>
          <w:rFonts w:ascii="Menlo" w:hAnsi="Menlo" w:cs="Menlo"/>
          <w:color w:val="9CDCFE"/>
          <w:sz w:val="15"/>
          <w:szCs w:val="15"/>
        </w:rPr>
        <w:t>"</w:t>
      </w:r>
      <w:proofErr w:type="spellStart"/>
      <w:r w:rsidR="00B161E1" w:rsidRPr="00BB419E">
        <w:rPr>
          <w:rFonts w:ascii="Menlo" w:hAnsi="Menlo" w:cs="Menlo"/>
          <w:color w:val="9CDCFE"/>
          <w:sz w:val="15"/>
          <w:szCs w:val="15"/>
        </w:rPr>
        <w:t>selectionBehaviour</w:t>
      </w:r>
      <w:proofErr w:type="spellEnd"/>
      <w:r w:rsidRPr="00BB419E">
        <w:rPr>
          <w:rFonts w:ascii="Menlo" w:hAnsi="Menlo" w:cs="Menlo"/>
          <w:color w:val="9CDCFE"/>
          <w:sz w:val="15"/>
          <w:szCs w:val="15"/>
        </w:rPr>
        <w:t>"</w:t>
      </w:r>
      <w:r w:rsidRPr="00BB419E">
        <w:rPr>
          <w:rFonts w:ascii="Menlo" w:hAnsi="Menlo" w:cs="Menlo"/>
          <w:color w:val="D4D4D4"/>
          <w:sz w:val="15"/>
          <w:szCs w:val="15"/>
        </w:rPr>
        <w:t xml:space="preserve">: </w:t>
      </w:r>
      <w:r w:rsidRPr="00BB419E">
        <w:rPr>
          <w:rFonts w:ascii="Menlo" w:hAnsi="Menlo" w:cs="Menlo"/>
          <w:color w:val="CE9178"/>
          <w:sz w:val="15"/>
          <w:szCs w:val="15"/>
        </w:rPr>
        <w:t>"at-most-one"</w:t>
      </w:r>
    </w:p>
    <w:p w14:paraId="326C5600"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 xml:space="preserve">    }]</w:t>
      </w:r>
    </w:p>
    <w:p w14:paraId="012C0E1A" w14:textId="77777777" w:rsidR="005A6C78" w:rsidRPr="00BB419E" w:rsidRDefault="005A6C78" w:rsidP="005A6C78">
      <w:pPr>
        <w:shd w:val="clear" w:color="auto" w:fill="1E1E1E"/>
        <w:spacing w:line="255" w:lineRule="atLeast"/>
        <w:rPr>
          <w:rFonts w:ascii="Menlo" w:hAnsi="Menlo" w:cs="Menlo"/>
          <w:color w:val="D4D4D4"/>
          <w:sz w:val="15"/>
          <w:szCs w:val="15"/>
        </w:rPr>
      </w:pPr>
      <w:r w:rsidRPr="00BB419E">
        <w:rPr>
          <w:rFonts w:ascii="Menlo" w:hAnsi="Menlo" w:cs="Menlo"/>
          <w:color w:val="D4D4D4"/>
          <w:sz w:val="15"/>
          <w:szCs w:val="15"/>
        </w:rPr>
        <w:t>}</w:t>
      </w:r>
    </w:p>
    <w:p w14:paraId="5094B291" w14:textId="77777777" w:rsidR="005A6C78" w:rsidRDefault="005A6C78" w:rsidP="00517A1B"/>
    <w:p w14:paraId="4B745C52" w14:textId="5A5178B3" w:rsidR="00641012" w:rsidRDefault="00641012" w:rsidP="00517A1B">
      <w:r>
        <w:t xml:space="preserve">Observe the card contains </w:t>
      </w:r>
      <w:r w:rsidR="006C4746">
        <w:t xml:space="preserve">parameters to describe the patient identifier, the collection of drug types and </w:t>
      </w:r>
      <w:r w:rsidR="003076E9">
        <w:t xml:space="preserve">drug type combinations for COPD, the personalised </w:t>
      </w:r>
      <w:r w:rsidR="00FA3363">
        <w:t>GOLD group</w:t>
      </w:r>
      <w:r w:rsidR="00C00905">
        <w:t xml:space="preserve"> (labelled as </w:t>
      </w:r>
      <w:proofErr w:type="spellStart"/>
      <w:r w:rsidR="00C00905" w:rsidRPr="00417835">
        <w:rPr>
          <w:rFonts w:ascii="Menlo" w:hAnsi="Menlo" w:cs="Menlo"/>
          <w:color w:val="CE9178"/>
          <w:sz w:val="17"/>
          <w:szCs w:val="17"/>
          <w:shd w:val="clear" w:color="auto" w:fill="000000" w:themeFill="text1"/>
        </w:rPr>
        <w:t>assessedCopdStage</w:t>
      </w:r>
      <w:proofErr w:type="spellEnd"/>
      <w:r w:rsidR="00C00905">
        <w:t>)</w:t>
      </w:r>
      <w:r w:rsidR="00FA3363">
        <w:t>, and four parameters denoting each GOLD group</w:t>
      </w:r>
      <w:r w:rsidR="00D21EE5">
        <w:t xml:space="preserve"> (labelled as </w:t>
      </w:r>
      <w:proofErr w:type="spellStart"/>
      <w:r w:rsidR="00D21EE5" w:rsidRPr="00417835">
        <w:rPr>
          <w:rFonts w:ascii="Menlo" w:hAnsi="Menlo" w:cs="Menlo"/>
          <w:color w:val="CE9178"/>
          <w:sz w:val="17"/>
          <w:szCs w:val="17"/>
          <w:shd w:val="clear" w:color="auto" w:fill="000000" w:themeFill="text1"/>
        </w:rPr>
        <w:t>copdGroupA</w:t>
      </w:r>
      <w:proofErr w:type="spellEnd"/>
      <w:r w:rsidR="007A5CAB">
        <w:t>,</w:t>
      </w:r>
      <w:r w:rsidR="00D21EE5">
        <w:rPr>
          <w:rFonts w:ascii="Menlo" w:hAnsi="Menlo" w:cs="Menlo"/>
          <w:color w:val="CE9178"/>
          <w:sz w:val="17"/>
          <w:szCs w:val="17"/>
        </w:rPr>
        <w:t xml:space="preserve"> </w:t>
      </w:r>
      <w:proofErr w:type="spellStart"/>
      <w:r w:rsidR="00D21EE5" w:rsidRPr="00417835">
        <w:rPr>
          <w:rFonts w:ascii="Menlo" w:hAnsi="Menlo" w:cs="Menlo"/>
          <w:color w:val="CE9178"/>
          <w:sz w:val="17"/>
          <w:szCs w:val="17"/>
          <w:shd w:val="clear" w:color="auto" w:fill="000000" w:themeFill="text1"/>
        </w:rPr>
        <w:t>copdGroup</w:t>
      </w:r>
      <w:r w:rsidR="007A5CAB" w:rsidRPr="00417835">
        <w:rPr>
          <w:rFonts w:ascii="Menlo" w:hAnsi="Menlo" w:cs="Menlo"/>
          <w:color w:val="CE9178"/>
          <w:sz w:val="17"/>
          <w:szCs w:val="17"/>
          <w:shd w:val="clear" w:color="auto" w:fill="000000" w:themeFill="text1"/>
        </w:rPr>
        <w:t>B</w:t>
      </w:r>
      <w:proofErr w:type="spellEnd"/>
      <w:r w:rsidR="007A5CAB">
        <w:t>,</w:t>
      </w:r>
      <w:r w:rsidR="00D21EE5">
        <w:rPr>
          <w:rFonts w:ascii="Menlo" w:hAnsi="Menlo" w:cs="Menlo"/>
          <w:color w:val="CE9178"/>
          <w:sz w:val="17"/>
          <w:szCs w:val="17"/>
        </w:rPr>
        <w:t xml:space="preserve"> </w:t>
      </w:r>
      <w:proofErr w:type="spellStart"/>
      <w:r w:rsidR="00D21EE5" w:rsidRPr="00417835">
        <w:rPr>
          <w:rFonts w:ascii="Menlo" w:hAnsi="Menlo" w:cs="Menlo"/>
          <w:color w:val="CE9178"/>
          <w:sz w:val="17"/>
          <w:szCs w:val="17"/>
          <w:shd w:val="clear" w:color="auto" w:fill="000000" w:themeFill="text1"/>
        </w:rPr>
        <w:t>copdGroup</w:t>
      </w:r>
      <w:r w:rsidR="007A5CAB" w:rsidRPr="00417835">
        <w:rPr>
          <w:rFonts w:ascii="Menlo" w:hAnsi="Menlo" w:cs="Menlo"/>
          <w:color w:val="CE9178"/>
          <w:sz w:val="17"/>
          <w:szCs w:val="17"/>
          <w:shd w:val="clear" w:color="auto" w:fill="000000" w:themeFill="text1"/>
        </w:rPr>
        <w:t>C</w:t>
      </w:r>
      <w:proofErr w:type="spellEnd"/>
      <w:r w:rsidR="007A5CAB">
        <w:t>,</w:t>
      </w:r>
      <w:r w:rsidR="007A5CAB">
        <w:rPr>
          <w:rFonts w:ascii="Menlo" w:hAnsi="Menlo" w:cs="Menlo"/>
          <w:color w:val="CE9178"/>
          <w:sz w:val="17"/>
          <w:szCs w:val="17"/>
        </w:rPr>
        <w:t xml:space="preserve"> </w:t>
      </w:r>
      <w:r w:rsidR="007A5CAB">
        <w:t>and</w:t>
      </w:r>
      <w:r w:rsidR="007A5CAB">
        <w:rPr>
          <w:rFonts w:ascii="Menlo" w:hAnsi="Menlo" w:cs="Menlo"/>
          <w:color w:val="CE9178"/>
          <w:sz w:val="17"/>
          <w:szCs w:val="17"/>
        </w:rPr>
        <w:t xml:space="preserve"> </w:t>
      </w:r>
      <w:proofErr w:type="spellStart"/>
      <w:r w:rsidR="007A5CAB" w:rsidRPr="00417835">
        <w:rPr>
          <w:rFonts w:ascii="Menlo" w:hAnsi="Menlo" w:cs="Menlo"/>
          <w:color w:val="CE9178"/>
          <w:sz w:val="17"/>
          <w:szCs w:val="17"/>
          <w:shd w:val="clear" w:color="auto" w:fill="000000" w:themeFill="text1"/>
        </w:rPr>
        <w:t>copdGroupD</w:t>
      </w:r>
      <w:proofErr w:type="spellEnd"/>
      <w:r w:rsidR="00F92528">
        <w:rPr>
          <w:rFonts w:ascii="Menlo" w:hAnsi="Menlo" w:cs="Menlo"/>
          <w:color w:val="CE9178"/>
          <w:sz w:val="17"/>
          <w:szCs w:val="17"/>
        </w:rPr>
        <w:t xml:space="preserve"> </w:t>
      </w:r>
      <w:r w:rsidR="00F92528" w:rsidRPr="000F32EA">
        <w:rPr>
          <w:rFonts w:cstheme="majorHAnsi"/>
        </w:rPr>
        <w:t>for GOLD group A – D</w:t>
      </w:r>
      <w:r w:rsidR="000F32EA" w:rsidRPr="000F32EA">
        <w:rPr>
          <w:rFonts w:cstheme="majorHAnsi"/>
        </w:rPr>
        <w:t xml:space="preserve">, </w:t>
      </w:r>
      <w:r w:rsidR="00F92528" w:rsidRPr="000F32EA">
        <w:rPr>
          <w:rFonts w:cstheme="majorHAnsi"/>
        </w:rPr>
        <w:t>respectively</w:t>
      </w:r>
      <w:r w:rsidR="00D21EE5" w:rsidRPr="000F32EA">
        <w:rPr>
          <w:rFonts w:cstheme="majorHAnsi"/>
        </w:rPr>
        <w:t>)</w:t>
      </w:r>
      <w:r w:rsidR="00657BFE">
        <w:t>.</w:t>
      </w:r>
      <w:r w:rsidR="00477F7B">
        <w:t xml:space="preserve"> The personalised GOLD group is the result of the </w:t>
      </w:r>
      <w:r w:rsidR="001F2641">
        <w:t xml:space="preserve">COPD severity symptom assessment using </w:t>
      </w:r>
      <w:r w:rsidR="00B964B6">
        <w:t xml:space="preserve">both current and previous </w:t>
      </w:r>
      <w:r w:rsidR="001F2641">
        <w:t>measurements taken by the pulmonologist</w:t>
      </w:r>
      <w:r w:rsidR="00B964B6">
        <w:t xml:space="preserve">. Each parameter denoting </w:t>
      </w:r>
      <w:r w:rsidR="0006501E">
        <w:t>a GOLD group contains the SNOMED CT term that represents</w:t>
      </w:r>
      <w:r w:rsidR="00824D44">
        <w:t xml:space="preserve"> said GOLD group and a list of ordered COPD </w:t>
      </w:r>
      <w:r w:rsidR="00447252">
        <w:t>drug types</w:t>
      </w:r>
      <w:r w:rsidR="00C46CF2">
        <w:t>. Drug types</w:t>
      </w:r>
      <w:r w:rsidR="001F2641">
        <w:t xml:space="preserve"> </w:t>
      </w:r>
      <w:r w:rsidR="00D1085C">
        <w:t>have a priority orde</w:t>
      </w:r>
      <w:r w:rsidR="00953D3A">
        <w:t xml:space="preserve">r which </w:t>
      </w:r>
      <w:r w:rsidR="00447252">
        <w:t>follow</w:t>
      </w:r>
      <w:r w:rsidR="00953D3A">
        <w:t>s</w:t>
      </w:r>
      <w:r w:rsidR="00447252">
        <w:t xml:space="preserve"> the GOLD guideline algorithm for selecting </w:t>
      </w:r>
      <w:r w:rsidR="00953D3A">
        <w:t xml:space="preserve">suitable </w:t>
      </w:r>
      <w:r w:rsidR="001102FF">
        <w:t xml:space="preserve">COPD </w:t>
      </w:r>
      <w:r w:rsidR="00447252">
        <w:t>treatment</w:t>
      </w:r>
      <w:r w:rsidR="00953D3A">
        <w:t xml:space="preserve"> pathways for </w:t>
      </w:r>
      <w:r w:rsidR="00016EA6">
        <w:t xml:space="preserve">COPD patients. Although parameter with label </w:t>
      </w:r>
      <w:proofErr w:type="spellStart"/>
      <w:r w:rsidR="00016EA6" w:rsidRPr="00417835">
        <w:rPr>
          <w:rFonts w:ascii="Menlo" w:hAnsi="Menlo" w:cs="Menlo"/>
          <w:color w:val="CE9178"/>
          <w:sz w:val="17"/>
          <w:szCs w:val="17"/>
          <w:shd w:val="clear" w:color="auto" w:fill="000000" w:themeFill="text1"/>
        </w:rPr>
        <w:t>assessedCopdStage</w:t>
      </w:r>
      <w:proofErr w:type="spellEnd"/>
      <w:r w:rsidR="00016EA6" w:rsidRPr="00016EA6">
        <w:t xml:space="preserve"> </w:t>
      </w:r>
      <w:r w:rsidR="002053DE">
        <w:t>identifies the current GOLD group of the patient, the COPD-CDS system provides a COPD treatment priority order</w:t>
      </w:r>
      <w:r w:rsidR="00306F5D">
        <w:t xml:space="preserve"> for all four GOLD groups using the same clinical workflow context, </w:t>
      </w:r>
      <w:r w:rsidR="005A0232">
        <w:t xml:space="preserve">to provide all </w:t>
      </w:r>
      <w:r w:rsidR="003A50A8">
        <w:t>available information to the pulmonologist while they verify/confirm the COPD-CDS system response.</w:t>
      </w:r>
    </w:p>
    <w:p w14:paraId="229F959D" w14:textId="04CAD33E" w:rsidR="00AE15BF" w:rsidRPr="00BE11D8" w:rsidRDefault="001D7289" w:rsidP="00517A1B">
      <w:pPr>
        <w:rPr>
          <w:rFonts w:cstheme="majorHAnsi"/>
        </w:rPr>
      </w:pPr>
      <w:r>
        <w:t>The patient in this use case has been assessed by the COPD-CDS system as belonging to GOLD group D</w:t>
      </w:r>
      <w:r w:rsidR="0022227C">
        <w:t xml:space="preserve">. Parameter </w:t>
      </w:r>
      <w:proofErr w:type="spellStart"/>
      <w:r w:rsidR="0022227C" w:rsidRPr="00417835">
        <w:rPr>
          <w:rFonts w:ascii="Menlo" w:hAnsi="Menlo" w:cs="Menlo"/>
          <w:color w:val="CE9178"/>
          <w:sz w:val="17"/>
          <w:szCs w:val="17"/>
          <w:shd w:val="clear" w:color="auto" w:fill="000000" w:themeFill="text1"/>
        </w:rPr>
        <w:t>copdGroupD</w:t>
      </w:r>
      <w:proofErr w:type="spellEnd"/>
      <w:r w:rsidR="0022227C">
        <w:t xml:space="preserve"> contains </w:t>
      </w:r>
      <w:r w:rsidR="00BB2A3B">
        <w:t xml:space="preserve">four </w:t>
      </w:r>
      <w:r w:rsidR="00E71AFB">
        <w:t>COPD treatments pathways</w:t>
      </w:r>
      <w:r w:rsidR="00BB2A3B">
        <w:t>, each</w:t>
      </w:r>
      <w:r w:rsidR="004722A5">
        <w:t xml:space="preserve"> labelled as </w:t>
      </w:r>
      <w:proofErr w:type="spellStart"/>
      <w:r w:rsidR="004722A5" w:rsidRPr="00417835">
        <w:rPr>
          <w:rFonts w:ascii="Menlo" w:hAnsi="Menlo" w:cs="Menlo"/>
          <w:color w:val="CE9178"/>
          <w:sz w:val="17"/>
          <w:szCs w:val="17"/>
          <w:shd w:val="clear" w:color="auto" w:fill="000000" w:themeFill="text1"/>
        </w:rPr>
        <w:t>medicationPreference</w:t>
      </w:r>
      <w:r w:rsidR="004722A5">
        <w:rPr>
          <w:rFonts w:ascii="Menlo" w:hAnsi="Menlo" w:cs="Menlo"/>
          <w:color w:val="CE9178"/>
          <w:sz w:val="17"/>
          <w:szCs w:val="17"/>
        </w:rPr>
        <w:t>_n</w:t>
      </w:r>
      <w:proofErr w:type="spellEnd"/>
      <w:r w:rsidR="004722A5">
        <w:rPr>
          <w:rFonts w:ascii="Menlo" w:hAnsi="Menlo" w:cs="Menlo"/>
          <w:color w:val="CE9178"/>
          <w:sz w:val="17"/>
          <w:szCs w:val="17"/>
        </w:rPr>
        <w:t xml:space="preserve"> </w:t>
      </w:r>
      <w:r w:rsidR="004722A5" w:rsidRPr="00AE15BF">
        <w:rPr>
          <w:rFonts w:cstheme="majorHAnsi"/>
        </w:rPr>
        <w:t>where</w:t>
      </w:r>
      <w:r w:rsidR="004722A5">
        <w:rPr>
          <w:rFonts w:ascii="Menlo" w:hAnsi="Menlo" w:cs="Menlo"/>
          <w:color w:val="CE9178"/>
          <w:sz w:val="17"/>
          <w:szCs w:val="17"/>
        </w:rPr>
        <w:t xml:space="preserve"> n </w:t>
      </w:r>
      <w:r w:rsidR="004722A5" w:rsidRPr="00AE15BF">
        <w:rPr>
          <w:rFonts w:cstheme="majorHAnsi"/>
        </w:rPr>
        <w:t xml:space="preserve">is the </w:t>
      </w:r>
      <w:r w:rsidR="00E71AFB">
        <w:rPr>
          <w:rFonts w:cstheme="majorHAnsi"/>
        </w:rPr>
        <w:t>COPD treatment preference</w:t>
      </w:r>
      <w:r w:rsidR="004722A5" w:rsidRPr="00AE15BF">
        <w:rPr>
          <w:rFonts w:cstheme="majorHAnsi"/>
        </w:rPr>
        <w:t xml:space="preserve"> level</w:t>
      </w:r>
      <w:r w:rsidR="00CB2816">
        <w:rPr>
          <w:rFonts w:cstheme="majorHAnsi"/>
        </w:rPr>
        <w:t xml:space="preserve">, </w:t>
      </w:r>
      <w:r w:rsidR="00AE15BF" w:rsidRPr="00AE15BF">
        <w:rPr>
          <w:rFonts w:cstheme="majorHAnsi"/>
        </w:rPr>
        <w:t xml:space="preserve">ranging from 1 </w:t>
      </w:r>
      <w:r w:rsidR="00CB2816">
        <w:rPr>
          <w:rFonts w:cstheme="majorHAnsi"/>
        </w:rPr>
        <w:t>-</w:t>
      </w:r>
      <w:r w:rsidR="00AE15BF" w:rsidRPr="00AE15BF">
        <w:rPr>
          <w:rFonts w:cstheme="majorHAnsi"/>
        </w:rPr>
        <w:t xml:space="preserve">the </w:t>
      </w:r>
      <w:r w:rsidR="00F53C7F">
        <w:rPr>
          <w:rFonts w:cstheme="majorHAnsi"/>
        </w:rPr>
        <w:t>most preferred</w:t>
      </w:r>
      <w:r w:rsidR="00CB2816">
        <w:rPr>
          <w:rFonts w:cstheme="majorHAnsi"/>
        </w:rPr>
        <w:t>-</w:t>
      </w:r>
      <w:r w:rsidR="00AE15BF" w:rsidRPr="00AE15BF">
        <w:rPr>
          <w:rFonts w:cstheme="majorHAnsi"/>
        </w:rPr>
        <w:t xml:space="preserve"> to 4 </w:t>
      </w:r>
      <w:r w:rsidR="00CB2816">
        <w:rPr>
          <w:rFonts w:cstheme="majorHAnsi"/>
        </w:rPr>
        <w:t>-</w:t>
      </w:r>
      <w:r w:rsidR="00AE15BF" w:rsidRPr="00AE15BF">
        <w:rPr>
          <w:rFonts w:cstheme="majorHAnsi"/>
        </w:rPr>
        <w:t xml:space="preserve">the </w:t>
      </w:r>
      <w:r w:rsidR="00F53C7F">
        <w:rPr>
          <w:rFonts w:cstheme="majorHAnsi"/>
        </w:rPr>
        <w:t>least preferred</w:t>
      </w:r>
      <w:r w:rsidR="00CB2816">
        <w:rPr>
          <w:rFonts w:cstheme="majorHAnsi"/>
        </w:rPr>
        <w:t>-</w:t>
      </w:r>
      <w:r w:rsidR="00AE15BF" w:rsidRPr="00AE15BF">
        <w:rPr>
          <w:rFonts w:cstheme="majorHAnsi"/>
        </w:rPr>
        <w:t>.</w:t>
      </w:r>
      <w:r w:rsidR="00826BFA">
        <w:rPr>
          <w:rFonts w:cstheme="majorHAnsi"/>
        </w:rPr>
        <w:t xml:space="preserve"> Then, each</w:t>
      </w:r>
      <w:r w:rsidR="00BE11D8">
        <w:rPr>
          <w:rFonts w:cstheme="majorHAnsi"/>
        </w:rPr>
        <w:t xml:space="preserve"> </w:t>
      </w:r>
      <w:proofErr w:type="spellStart"/>
      <w:r w:rsidR="00BE11D8" w:rsidRPr="00417835">
        <w:rPr>
          <w:rFonts w:ascii="Menlo" w:hAnsi="Menlo" w:cs="Menlo"/>
          <w:color w:val="CE9178"/>
          <w:sz w:val="17"/>
          <w:szCs w:val="17"/>
          <w:shd w:val="clear" w:color="auto" w:fill="000000" w:themeFill="text1"/>
        </w:rPr>
        <w:t>medicationPreference</w:t>
      </w:r>
      <w:r w:rsidR="00BE11D8">
        <w:rPr>
          <w:rFonts w:ascii="Menlo" w:hAnsi="Menlo" w:cs="Menlo"/>
          <w:color w:val="CE9178"/>
          <w:sz w:val="17"/>
          <w:szCs w:val="17"/>
        </w:rPr>
        <w:t>_n</w:t>
      </w:r>
      <w:proofErr w:type="spellEnd"/>
      <w:r w:rsidR="00BE11D8">
        <w:rPr>
          <w:rFonts w:cstheme="majorHAnsi"/>
        </w:rPr>
        <w:t xml:space="preserve"> contains a</w:t>
      </w:r>
      <w:r w:rsidR="00185DA0">
        <w:rPr>
          <w:rFonts w:cstheme="majorHAnsi"/>
        </w:rPr>
        <w:t>n unordered</w:t>
      </w:r>
      <w:r w:rsidR="00BE11D8">
        <w:rPr>
          <w:rFonts w:cstheme="majorHAnsi"/>
        </w:rPr>
        <w:t xml:space="preserve"> list of </w:t>
      </w:r>
      <w:r w:rsidR="00756D9A">
        <w:rPr>
          <w:rFonts w:cstheme="majorHAnsi"/>
        </w:rPr>
        <w:t xml:space="preserve">references </w:t>
      </w:r>
      <w:r w:rsidR="00185DA0">
        <w:rPr>
          <w:rFonts w:cstheme="majorHAnsi"/>
        </w:rPr>
        <w:t>to</w:t>
      </w:r>
      <w:r w:rsidR="005B5154">
        <w:rPr>
          <w:rFonts w:cstheme="majorHAnsi"/>
        </w:rPr>
        <w:t xml:space="preserve"> FHIR </w:t>
      </w:r>
      <w:r w:rsidR="007C50EF">
        <w:rPr>
          <w:rFonts w:cstheme="majorHAnsi"/>
        </w:rPr>
        <w:t>m</w:t>
      </w:r>
      <w:r w:rsidR="005B5154">
        <w:rPr>
          <w:rFonts w:cstheme="majorHAnsi"/>
        </w:rPr>
        <w:t>edication</w:t>
      </w:r>
      <w:r w:rsidR="00756D9A">
        <w:rPr>
          <w:rFonts w:cstheme="majorHAnsi"/>
        </w:rPr>
        <w:t xml:space="preserve"> instances</w:t>
      </w:r>
      <w:r w:rsidR="00185DA0">
        <w:rPr>
          <w:rFonts w:cstheme="majorHAnsi"/>
        </w:rPr>
        <w:t xml:space="preserve"> in th</w:t>
      </w:r>
      <w:r w:rsidR="001642EE">
        <w:rPr>
          <w:rFonts w:cstheme="majorHAnsi"/>
        </w:rPr>
        <w:t xml:space="preserve">is CDS card, </w:t>
      </w:r>
      <w:r w:rsidR="007A4A77">
        <w:rPr>
          <w:rFonts w:cstheme="majorHAnsi"/>
        </w:rPr>
        <w:t xml:space="preserve">under resource labelled as </w:t>
      </w:r>
      <w:proofErr w:type="spellStart"/>
      <w:r w:rsidR="009907BC" w:rsidRPr="00417835">
        <w:rPr>
          <w:rFonts w:ascii="Menlo" w:hAnsi="Menlo" w:cs="Menlo"/>
          <w:color w:val="CE9178"/>
          <w:sz w:val="17"/>
          <w:szCs w:val="17"/>
          <w:shd w:val="clear" w:color="auto" w:fill="000000" w:themeFill="text1"/>
        </w:rPr>
        <w:t>medicationBundle</w:t>
      </w:r>
      <w:proofErr w:type="spellEnd"/>
      <w:r w:rsidR="005B5154">
        <w:rPr>
          <w:rFonts w:cstheme="majorHAnsi"/>
        </w:rPr>
        <w:t xml:space="preserve">. </w:t>
      </w:r>
      <w:r w:rsidR="008266AE">
        <w:rPr>
          <w:rFonts w:cstheme="majorHAnsi"/>
        </w:rPr>
        <w:t xml:space="preserve">Accordingly, </w:t>
      </w:r>
      <w:r w:rsidR="008266AE" w:rsidRPr="00417835">
        <w:rPr>
          <w:rFonts w:ascii="Menlo" w:hAnsi="Menlo" w:cs="Menlo"/>
          <w:color w:val="CE9178"/>
          <w:sz w:val="17"/>
          <w:szCs w:val="17"/>
          <w:shd w:val="clear" w:color="auto" w:fill="000000" w:themeFill="text1"/>
        </w:rPr>
        <w:t>medicationPreference_1</w:t>
      </w:r>
      <w:r w:rsidR="00775897">
        <w:rPr>
          <w:rFonts w:ascii="Menlo" w:hAnsi="Menlo" w:cs="Menlo"/>
          <w:color w:val="CE9178"/>
          <w:sz w:val="17"/>
          <w:szCs w:val="17"/>
        </w:rPr>
        <w:t xml:space="preserve"> </w:t>
      </w:r>
      <w:r w:rsidR="00775897">
        <w:rPr>
          <w:rFonts w:cstheme="majorHAnsi"/>
        </w:rPr>
        <w:t xml:space="preserve">has </w:t>
      </w:r>
      <w:r w:rsidR="00A16757">
        <w:rPr>
          <w:rFonts w:cstheme="majorHAnsi"/>
        </w:rPr>
        <w:t>solely one</w:t>
      </w:r>
      <w:r w:rsidR="00775897">
        <w:rPr>
          <w:rFonts w:cstheme="majorHAnsi"/>
        </w:rPr>
        <w:t xml:space="preserve"> reference, to </w:t>
      </w:r>
      <w:r w:rsidR="007C50EF">
        <w:rPr>
          <w:rFonts w:cstheme="majorHAnsi"/>
        </w:rPr>
        <w:t xml:space="preserve">the </w:t>
      </w:r>
      <w:r w:rsidR="004B1E62">
        <w:rPr>
          <w:rFonts w:cstheme="majorHAnsi"/>
        </w:rPr>
        <w:t>FHIR medication denoting a combination of LABA and LAMA</w:t>
      </w:r>
      <w:r w:rsidR="00A16757">
        <w:rPr>
          <w:rFonts w:cstheme="majorHAnsi"/>
        </w:rPr>
        <w:t xml:space="preserve"> bronchodilators</w:t>
      </w:r>
      <w:r w:rsidR="004B1E62">
        <w:rPr>
          <w:rFonts w:cstheme="majorHAnsi"/>
        </w:rPr>
        <w:t>;</w:t>
      </w:r>
      <w:r w:rsidR="00775897">
        <w:rPr>
          <w:rFonts w:cstheme="majorHAnsi"/>
        </w:rPr>
        <w:t xml:space="preserve"> </w:t>
      </w:r>
      <w:r w:rsidR="00775897" w:rsidRPr="00417835">
        <w:rPr>
          <w:rFonts w:ascii="Menlo" w:hAnsi="Menlo" w:cs="Menlo"/>
          <w:color w:val="CE9178"/>
          <w:sz w:val="17"/>
          <w:szCs w:val="17"/>
          <w:shd w:val="clear" w:color="auto" w:fill="000000" w:themeFill="text1"/>
        </w:rPr>
        <w:t>medicationPreference_2</w:t>
      </w:r>
      <w:r w:rsidR="004B1E62">
        <w:rPr>
          <w:rFonts w:ascii="Menlo" w:hAnsi="Menlo" w:cs="Menlo"/>
          <w:color w:val="CE9178"/>
          <w:sz w:val="17"/>
          <w:szCs w:val="17"/>
        </w:rPr>
        <w:t xml:space="preserve"> </w:t>
      </w:r>
      <w:r w:rsidR="004B1E62">
        <w:rPr>
          <w:rFonts w:cstheme="majorHAnsi"/>
        </w:rPr>
        <w:t xml:space="preserve">has </w:t>
      </w:r>
      <w:r w:rsidR="00A16757">
        <w:rPr>
          <w:rFonts w:cstheme="majorHAnsi"/>
        </w:rPr>
        <w:t>also a single</w:t>
      </w:r>
      <w:r w:rsidR="004B1E62">
        <w:rPr>
          <w:rFonts w:cstheme="majorHAnsi"/>
        </w:rPr>
        <w:t xml:space="preserve"> reference, to the FHIR medication denoting a combination of LABA and LAMA</w:t>
      </w:r>
      <w:r w:rsidR="00A16757">
        <w:rPr>
          <w:rFonts w:cstheme="majorHAnsi"/>
        </w:rPr>
        <w:t xml:space="preserve"> and ICS bronchodilators</w:t>
      </w:r>
      <w:r w:rsidR="004B1E62">
        <w:rPr>
          <w:rFonts w:cstheme="majorHAnsi"/>
        </w:rPr>
        <w:t xml:space="preserve">; </w:t>
      </w:r>
      <w:r w:rsidR="00775897" w:rsidRPr="00417835">
        <w:rPr>
          <w:rFonts w:ascii="Menlo" w:hAnsi="Menlo" w:cs="Menlo"/>
          <w:color w:val="CE9178"/>
          <w:sz w:val="17"/>
          <w:szCs w:val="17"/>
          <w:shd w:val="clear" w:color="auto" w:fill="000000" w:themeFill="text1"/>
        </w:rPr>
        <w:t>medicationPreference_3</w:t>
      </w:r>
      <w:r w:rsidR="00775897">
        <w:rPr>
          <w:rFonts w:ascii="Menlo" w:hAnsi="Menlo" w:cs="Menlo"/>
          <w:color w:val="CE9178"/>
          <w:sz w:val="17"/>
          <w:szCs w:val="17"/>
        </w:rPr>
        <w:t xml:space="preserve"> </w:t>
      </w:r>
      <w:r w:rsidR="00A16757">
        <w:rPr>
          <w:rFonts w:cstheme="majorHAnsi"/>
        </w:rPr>
        <w:t xml:space="preserve">has a single reference to the FHIR medication denoting a combination of LABA and ICS bronchodilators; and </w:t>
      </w:r>
      <w:r w:rsidR="00775897" w:rsidRPr="00417835">
        <w:rPr>
          <w:rFonts w:ascii="Menlo" w:hAnsi="Menlo" w:cs="Menlo"/>
          <w:color w:val="CE9178"/>
          <w:sz w:val="17"/>
          <w:szCs w:val="17"/>
          <w:shd w:val="clear" w:color="auto" w:fill="000000" w:themeFill="text1"/>
        </w:rPr>
        <w:t>medicationPreference_4</w:t>
      </w:r>
      <w:r w:rsidR="00A16757">
        <w:rPr>
          <w:rFonts w:ascii="Menlo" w:hAnsi="Menlo" w:cs="Menlo"/>
          <w:color w:val="CE9178"/>
          <w:sz w:val="17"/>
          <w:szCs w:val="17"/>
        </w:rPr>
        <w:t xml:space="preserve"> </w:t>
      </w:r>
      <w:r w:rsidR="00A16757">
        <w:rPr>
          <w:rFonts w:cstheme="majorHAnsi"/>
        </w:rPr>
        <w:t>has a single reference to the FHIR medication denoting a bronchodilator of type LAMA.</w:t>
      </w:r>
    </w:p>
    <w:p w14:paraId="37F2B5C3" w14:textId="5E5D82EA" w:rsidR="009E0F1C" w:rsidRDefault="003146E0" w:rsidP="003146E0">
      <w:pPr>
        <w:pStyle w:val="Heading3"/>
      </w:pPr>
      <w:r>
        <w:t>hook ‘copd-careplan-review’</w:t>
      </w:r>
    </w:p>
    <w:p w14:paraId="22690268" w14:textId="26918AFD" w:rsidR="003D48A8" w:rsidRDefault="003D48A8" w:rsidP="003D48A8">
      <w:r>
        <w:lastRenderedPageBreak/>
        <w:t>To invoke CDS for hook with Id ‘</w:t>
      </w:r>
      <w:proofErr w:type="spellStart"/>
      <w:r>
        <w:t>copd</w:t>
      </w:r>
      <w:proofErr w:type="spellEnd"/>
      <w:r>
        <w:t>-</w:t>
      </w:r>
      <w:proofErr w:type="spellStart"/>
      <w:r w:rsidR="009E7540">
        <w:t>careplan</w:t>
      </w:r>
      <w:proofErr w:type="spellEnd"/>
      <w:r w:rsidR="009E7540">
        <w:t>-review</w:t>
      </w:r>
      <w:r>
        <w:t>’ and clinical workflow context from use case 1, we must make a request call as follows:</w:t>
      </w:r>
    </w:p>
    <w:p w14:paraId="046B4527" w14:textId="77777777" w:rsidR="00DC5542" w:rsidRDefault="00DC5542" w:rsidP="003D48A8"/>
    <w:p w14:paraId="7118710C" w14:textId="11AEDD52" w:rsidR="003D48A8" w:rsidRDefault="00DC5542" w:rsidP="003D48A8">
      <w:pPr>
        <w:rPr>
          <w:rFonts w:ascii="Menlo" w:hAnsi="Menlo" w:cs="Menlo"/>
          <w:b/>
          <w:bCs/>
          <w:sz w:val="17"/>
          <w:szCs w:val="17"/>
        </w:rPr>
      </w:pPr>
      <w:proofErr w:type="spellStart"/>
      <w:r w:rsidRPr="00DC5542">
        <w:rPr>
          <w:rFonts w:ascii="Menlo" w:hAnsi="Menlo" w:cs="Menlo"/>
          <w:b/>
          <w:bCs/>
          <w:sz w:val="17"/>
          <w:szCs w:val="17"/>
        </w:rPr>
        <w:t>copd</w:t>
      </w:r>
      <w:proofErr w:type="spellEnd"/>
      <w:r w:rsidRPr="00DC5542">
        <w:rPr>
          <w:rFonts w:ascii="Menlo" w:hAnsi="Menlo" w:cs="Menlo"/>
          <w:b/>
          <w:bCs/>
          <w:sz w:val="17"/>
          <w:szCs w:val="17"/>
        </w:rPr>
        <w:t>-assess hook contexts % curl -X POST -H “Content-Type: application/</w:t>
      </w:r>
      <w:proofErr w:type="spellStart"/>
      <w:r w:rsidRPr="00DC5542">
        <w:rPr>
          <w:rFonts w:ascii="Menlo" w:hAnsi="Menlo" w:cs="Menlo"/>
          <w:b/>
          <w:bCs/>
          <w:sz w:val="17"/>
          <w:szCs w:val="17"/>
        </w:rPr>
        <w:t>json</w:t>
      </w:r>
      <w:proofErr w:type="spellEnd"/>
      <w:r w:rsidRPr="00DC5542">
        <w:rPr>
          <w:rFonts w:ascii="Menlo" w:hAnsi="Menlo" w:cs="Menlo"/>
          <w:b/>
          <w:bCs/>
          <w:sz w:val="17"/>
          <w:szCs w:val="17"/>
        </w:rPr>
        <w:t xml:space="preserve"> -d @useCase_1.json 127.0.0.1:3001/</w:t>
      </w:r>
      <w:proofErr w:type="spellStart"/>
      <w:r w:rsidRPr="00DC5542">
        <w:rPr>
          <w:rFonts w:ascii="Menlo" w:hAnsi="Menlo" w:cs="Menlo"/>
          <w:b/>
          <w:bCs/>
          <w:sz w:val="17"/>
          <w:szCs w:val="17"/>
        </w:rPr>
        <w:t>cds</w:t>
      </w:r>
      <w:proofErr w:type="spellEnd"/>
      <w:r w:rsidRPr="00DC5542">
        <w:rPr>
          <w:rFonts w:ascii="Menlo" w:hAnsi="Menlo" w:cs="Menlo"/>
          <w:b/>
          <w:bCs/>
          <w:sz w:val="17"/>
          <w:szCs w:val="17"/>
        </w:rPr>
        <w:t>-services/</w:t>
      </w:r>
      <w:proofErr w:type="spellStart"/>
      <w:r w:rsidRPr="00DC5542">
        <w:rPr>
          <w:rFonts w:ascii="Menlo" w:hAnsi="Menlo" w:cs="Menlo"/>
          <w:b/>
          <w:bCs/>
          <w:sz w:val="17"/>
          <w:szCs w:val="17"/>
        </w:rPr>
        <w:t>copd</w:t>
      </w:r>
      <w:proofErr w:type="spellEnd"/>
      <w:r w:rsidRPr="00DC5542">
        <w:rPr>
          <w:rFonts w:ascii="Menlo" w:hAnsi="Menlo" w:cs="Menlo"/>
          <w:b/>
          <w:bCs/>
          <w:sz w:val="17"/>
          <w:szCs w:val="17"/>
        </w:rPr>
        <w:t>-</w:t>
      </w:r>
      <w:proofErr w:type="spellStart"/>
      <w:r w:rsidRPr="00DC5542">
        <w:rPr>
          <w:rFonts w:ascii="Menlo" w:hAnsi="Menlo" w:cs="Menlo"/>
          <w:b/>
          <w:bCs/>
          <w:sz w:val="17"/>
          <w:szCs w:val="17"/>
        </w:rPr>
        <w:t>careplan</w:t>
      </w:r>
      <w:proofErr w:type="spellEnd"/>
      <w:r w:rsidRPr="00DC5542">
        <w:rPr>
          <w:rFonts w:ascii="Menlo" w:hAnsi="Menlo" w:cs="Menlo"/>
          <w:b/>
          <w:bCs/>
          <w:sz w:val="17"/>
          <w:szCs w:val="17"/>
        </w:rPr>
        <w:t>-review/</w:t>
      </w:r>
      <w:proofErr w:type="spellStart"/>
      <w:r w:rsidRPr="00DC5542">
        <w:rPr>
          <w:rFonts w:ascii="Menlo" w:hAnsi="Menlo" w:cs="Menlo"/>
          <w:b/>
          <w:bCs/>
          <w:sz w:val="17"/>
          <w:szCs w:val="17"/>
        </w:rPr>
        <w:t>cigModel</w:t>
      </w:r>
      <w:proofErr w:type="spellEnd"/>
      <w:r w:rsidRPr="00DC5542">
        <w:rPr>
          <w:rFonts w:ascii="Menlo" w:hAnsi="Menlo" w:cs="Menlo"/>
          <w:b/>
          <w:bCs/>
          <w:sz w:val="17"/>
          <w:szCs w:val="17"/>
        </w:rPr>
        <w:t>/</w:t>
      </w:r>
      <w:proofErr w:type="spellStart"/>
      <w:r w:rsidRPr="00DC5542">
        <w:rPr>
          <w:rFonts w:ascii="Menlo" w:hAnsi="Menlo" w:cs="Menlo"/>
          <w:b/>
          <w:bCs/>
          <w:sz w:val="17"/>
          <w:szCs w:val="17"/>
        </w:rPr>
        <w:t>tmr</w:t>
      </w:r>
      <w:proofErr w:type="spellEnd"/>
    </w:p>
    <w:p w14:paraId="61B97EDE" w14:textId="77777777" w:rsidR="00DC5542" w:rsidRPr="00DC5542" w:rsidRDefault="00DC5542" w:rsidP="003D48A8">
      <w:pPr>
        <w:rPr>
          <w:b/>
          <w:bCs/>
        </w:rPr>
      </w:pPr>
    </w:p>
    <w:p w14:paraId="51B5DC8F" w14:textId="04DB367C" w:rsidR="003D48A8" w:rsidRDefault="003D48A8" w:rsidP="003D48A8">
      <w:r>
        <w:t xml:space="preserve">where </w:t>
      </w:r>
      <w:r w:rsidRPr="00946A49">
        <w:rPr>
          <w:i/>
          <w:iCs/>
        </w:rPr>
        <w:t>useCase_1.json</w:t>
      </w:r>
      <w:r>
        <w:t xml:space="preserve"> is the file with the JSON document </w:t>
      </w:r>
      <w:r w:rsidR="00F73839">
        <w:t xml:space="preserve">to be used as input </w:t>
      </w:r>
      <w:r>
        <w:t xml:space="preserve">for the </w:t>
      </w:r>
      <w:r w:rsidR="00F73839">
        <w:t>COPD</w:t>
      </w:r>
      <w:r w:rsidR="00020620">
        <w:t xml:space="preserve"> treatment management of the </w:t>
      </w:r>
      <w:r>
        <w:t xml:space="preserve">first use case. The </w:t>
      </w:r>
      <w:r w:rsidR="00C72038">
        <w:t>document</w:t>
      </w:r>
      <w:r>
        <w:t xml:space="preserve"> is </w:t>
      </w:r>
      <w:r w:rsidR="00C72038">
        <w:t>excessive in length</w:t>
      </w:r>
      <w:r>
        <w:t xml:space="preserve"> to have it </w:t>
      </w:r>
      <w:r w:rsidR="00C72038">
        <w:t xml:space="preserve">added </w:t>
      </w:r>
      <w:r>
        <w:t>on this document, but it is stored in the ROAD2H-hooks repository, in directory `ROAD2H use cases/</w:t>
      </w:r>
      <w:proofErr w:type="spellStart"/>
      <w:r>
        <w:t>copd</w:t>
      </w:r>
      <w:proofErr w:type="spellEnd"/>
      <w:r>
        <w:t>-</w:t>
      </w:r>
      <w:proofErr w:type="spellStart"/>
      <w:r w:rsidR="00B55F0B">
        <w:t>careplan</w:t>
      </w:r>
      <w:proofErr w:type="spellEnd"/>
      <w:r w:rsidR="00B55F0B">
        <w:t>-review</w:t>
      </w:r>
      <w:r>
        <w:t xml:space="preserve"> hook contexts`.</w:t>
      </w:r>
    </w:p>
    <w:p w14:paraId="3E7825EE" w14:textId="77777777" w:rsidR="00DC5542" w:rsidRDefault="00DC5542" w:rsidP="003D48A8"/>
    <w:p w14:paraId="07C021DB" w14:textId="77777777" w:rsidR="00DC5542" w:rsidRPr="00DC5542" w:rsidRDefault="00DC5542" w:rsidP="00DC5542">
      <w:r w:rsidRPr="00DC5542">
        <w:t>Like in the previous hook, we may use POSTMAN as an alternative where we have copied and pasted the contents of the ‘useCase_1.json’ file. This is done as follows:</w:t>
      </w:r>
    </w:p>
    <w:p w14:paraId="0A67018C" w14:textId="20CFF0A0" w:rsidR="00DC5542" w:rsidRDefault="00DC5542" w:rsidP="003D48A8">
      <w:ins w:id="17" w:author="Jesus Dominguez Alvarez" w:date="2023-07-25T14:09:00Z">
        <w:r>
          <w:rPr>
            <w:noProof/>
            <w:sz w:val="20"/>
            <w:szCs w:val="20"/>
          </w:rPr>
          <w:drawing>
            <wp:inline distT="0" distB="0" distL="0" distR="0" wp14:anchorId="644EFE1E" wp14:editId="0079F578">
              <wp:extent cx="5731510" cy="6250305"/>
              <wp:effectExtent l="0" t="0" r="0" b="0"/>
              <wp:docPr id="6103031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3149" name="Picture 3"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6250305"/>
                      </a:xfrm>
                      <a:prstGeom prst="rect">
                        <a:avLst/>
                      </a:prstGeom>
                    </pic:spPr>
                  </pic:pic>
                </a:graphicData>
              </a:graphic>
            </wp:inline>
          </w:drawing>
        </w:r>
      </w:ins>
    </w:p>
    <w:p w14:paraId="2A359F99" w14:textId="77777777" w:rsidR="00DC5542" w:rsidRDefault="00DC5542" w:rsidP="003D48A8"/>
    <w:p w14:paraId="34DCDC1F" w14:textId="021A1E68" w:rsidR="008F542D" w:rsidRDefault="00DC5542" w:rsidP="00DC5542">
      <w:pPr>
        <w:pStyle w:val="Heading4"/>
        <w:jc w:val="left"/>
      </w:pPr>
      <w:r w:rsidRPr="00DC5542">
        <w:rPr>
          <w:caps w:val="0"/>
          <w:color w:val="auto"/>
          <w:spacing w:val="0"/>
        </w:rPr>
        <w:lastRenderedPageBreak/>
        <w:t xml:space="preserve">The single response from the COPD-CDS system is a CDS suggestion card containing one or more alternative conflict-safe care plan proposals represented as FHIR </w:t>
      </w:r>
      <w:proofErr w:type="spellStart"/>
      <w:r w:rsidRPr="00DC5542">
        <w:rPr>
          <w:caps w:val="0"/>
          <w:color w:val="auto"/>
          <w:spacing w:val="0"/>
        </w:rPr>
        <w:t>CarePlan</w:t>
      </w:r>
      <w:proofErr w:type="spellEnd"/>
      <w:r w:rsidRPr="00DC5542">
        <w:rPr>
          <w:caps w:val="0"/>
          <w:color w:val="auto"/>
          <w:spacing w:val="0"/>
        </w:rPr>
        <w:t xml:space="preserve"> instances. Each instance references FHIR ServiceRequest or </w:t>
      </w:r>
      <w:proofErr w:type="spellStart"/>
      <w:r w:rsidRPr="00DC5542">
        <w:rPr>
          <w:caps w:val="0"/>
          <w:color w:val="auto"/>
          <w:spacing w:val="0"/>
        </w:rPr>
        <w:t>MedicationRequest</w:t>
      </w:r>
      <w:proofErr w:type="spellEnd"/>
      <w:r w:rsidRPr="00DC5542">
        <w:rPr>
          <w:caps w:val="0"/>
          <w:color w:val="auto"/>
          <w:spacing w:val="0"/>
        </w:rPr>
        <w:t xml:space="preserve"> resources along with </w:t>
      </w:r>
      <w:proofErr w:type="spellStart"/>
      <w:r w:rsidRPr="00DC5542">
        <w:rPr>
          <w:caps w:val="0"/>
          <w:color w:val="auto"/>
          <w:spacing w:val="0"/>
        </w:rPr>
        <w:t>DetectedIssue</w:t>
      </w:r>
      <w:proofErr w:type="spellEnd"/>
      <w:r w:rsidRPr="00DC5542">
        <w:rPr>
          <w:caps w:val="0"/>
          <w:color w:val="auto"/>
          <w:spacing w:val="0"/>
        </w:rPr>
        <w:t xml:space="preserve"> resources that identify the interactions and their resolution. </w:t>
      </w:r>
      <w:proofErr w:type="spellStart"/>
      <w:r w:rsidRPr="00DC5542">
        <w:rPr>
          <w:caps w:val="0"/>
          <w:color w:val="auto"/>
          <w:spacing w:val="0"/>
        </w:rPr>
        <w:t>MedicationRequest</w:t>
      </w:r>
      <w:proofErr w:type="spellEnd"/>
      <w:r w:rsidRPr="00DC5542">
        <w:rPr>
          <w:caps w:val="0"/>
          <w:color w:val="auto"/>
          <w:spacing w:val="0"/>
        </w:rPr>
        <w:t xml:space="preserve"> and ServiceRequest instances reference </w:t>
      </w:r>
      <w:proofErr w:type="spellStart"/>
      <w:r w:rsidRPr="00DC5542">
        <w:rPr>
          <w:caps w:val="0"/>
          <w:color w:val="auto"/>
          <w:spacing w:val="0"/>
        </w:rPr>
        <w:t>ForecastEffect</w:t>
      </w:r>
      <w:proofErr w:type="spellEnd"/>
      <w:r w:rsidRPr="00DC5542">
        <w:rPr>
          <w:caps w:val="0"/>
          <w:color w:val="auto"/>
          <w:spacing w:val="0"/>
        </w:rPr>
        <w:t xml:space="preserve">, Medication and Condition resources. All referenced instances are part of the content of the CDS suggestion Card. Below, we have separated the example CDS response for patient 1 in subsections. Each subsection contains the set of instances of one of the  FHIR resources mentioned above. To understand the semantics of the response is to combine the resources from the bottom up (i.e., from the medications to be administered to the care plan proposed which suggests administering said medications). Therefore, we begin by commenting on the FHIR Medication resources. </w:t>
      </w:r>
      <w:r w:rsidR="00CA4205">
        <w:t>Medication</w:t>
      </w:r>
      <w:r w:rsidR="00461D5A">
        <w:t xml:space="preserve"> </w:t>
      </w:r>
      <w:r w:rsidR="004620D3">
        <w:t>resources</w:t>
      </w:r>
    </w:p>
    <w:p w14:paraId="002B9229" w14:textId="38FDAF81" w:rsidR="00BB419E" w:rsidRPr="00BB419E" w:rsidRDefault="00FA2991" w:rsidP="00BB419E">
      <w:r>
        <w:t xml:space="preserve">Medication resources </w:t>
      </w:r>
      <w:r w:rsidR="00D10791">
        <w:t xml:space="preserve">in the context of the COPD-CDS system </w:t>
      </w:r>
      <w:r w:rsidR="00341C55">
        <w:t xml:space="preserve">represent the application of care actions and </w:t>
      </w:r>
      <w:r>
        <w:t>include</w:t>
      </w:r>
      <w:r w:rsidR="00D87B15">
        <w:t xml:space="preserve"> both the</w:t>
      </w:r>
      <w:r>
        <w:t xml:space="preserve"> </w:t>
      </w:r>
      <w:r w:rsidR="00BB3213">
        <w:t>vaccines</w:t>
      </w:r>
      <w:r w:rsidR="000A00B0">
        <w:t xml:space="preserve"> and </w:t>
      </w:r>
      <w:r w:rsidR="00D87B15">
        <w:t xml:space="preserve">the </w:t>
      </w:r>
      <w:r>
        <w:t>collection of COPD drug types or type combinations which are</w:t>
      </w:r>
      <w:r w:rsidR="00BB3213">
        <w:t xml:space="preserve"> active in any of</w:t>
      </w:r>
      <w:r w:rsidR="00D87B15">
        <w:t xml:space="preserve"> the care plan proposals suggested by the COPD-CDS system.</w:t>
      </w:r>
      <w:r w:rsidR="00DF604E">
        <w:t xml:space="preserve"> For this iteration of the project, </w:t>
      </w:r>
      <w:r w:rsidR="00413795">
        <w:t>clinical</w:t>
      </w:r>
      <w:r w:rsidR="00A53D9D">
        <w:t xml:space="preserve"> terms </w:t>
      </w:r>
      <w:r w:rsidR="00EF6737">
        <w:t xml:space="preserve">returned to the CDS client </w:t>
      </w:r>
      <w:r w:rsidR="00A53D9D">
        <w:t xml:space="preserve">were </w:t>
      </w:r>
      <w:r w:rsidR="009F6C19">
        <w:t xml:space="preserve">not </w:t>
      </w:r>
      <w:r w:rsidR="00A53D9D">
        <w:t xml:space="preserve">identified by </w:t>
      </w:r>
      <w:r w:rsidR="00C54FBB">
        <w:t xml:space="preserve">structured </w:t>
      </w:r>
      <w:r w:rsidR="00FB472D">
        <w:t xml:space="preserve">clinical vocabularies like SNOMED CT, but by </w:t>
      </w:r>
      <w:r w:rsidR="00A53D9D">
        <w:t xml:space="preserve">the internal codes </w:t>
      </w:r>
      <w:r w:rsidR="005A76E9">
        <w:t>used by the TMR ontology</w:t>
      </w:r>
      <w:r w:rsidR="00EF6737">
        <w:t>.</w:t>
      </w:r>
    </w:p>
    <w:p w14:paraId="233570B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w:t>
      </w:r>
    </w:p>
    <w:p w14:paraId="54310C2B"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resource</w:t>
      </w:r>
      <w:r w:rsidRPr="00A236B4">
        <w:rPr>
          <w:rFonts w:ascii="Menlo" w:hAnsi="Menlo" w:cs="Menlo"/>
          <w:color w:val="D4D4D4"/>
          <w:sz w:val="15"/>
          <w:szCs w:val="15"/>
        </w:rPr>
        <w:t>": {</w:t>
      </w:r>
    </w:p>
    <w:p w14:paraId="78ACAD9A"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roofErr w:type="spellStart"/>
      <w:r w:rsidRPr="00A236B4">
        <w:rPr>
          <w:rFonts w:ascii="Menlo" w:hAnsi="Menlo" w:cs="Menlo"/>
          <w:color w:val="9CDCFE"/>
          <w:sz w:val="15"/>
          <w:szCs w:val="15"/>
        </w:rPr>
        <w:t>resourceType</w:t>
      </w:r>
      <w:proofErr w:type="spellEnd"/>
      <w:r w:rsidRPr="00A236B4">
        <w:rPr>
          <w:rFonts w:ascii="Menlo" w:hAnsi="Menlo" w:cs="Menlo"/>
          <w:color w:val="D4D4D4"/>
          <w:sz w:val="15"/>
          <w:szCs w:val="15"/>
        </w:rPr>
        <w:t xml:space="preserve">": </w:t>
      </w:r>
      <w:r w:rsidRPr="00A236B4">
        <w:rPr>
          <w:rFonts w:ascii="Menlo" w:hAnsi="Menlo" w:cs="Menlo"/>
          <w:color w:val="CE9178"/>
          <w:sz w:val="15"/>
          <w:szCs w:val="15"/>
        </w:rPr>
        <w:t>"Medication"</w:t>
      </w:r>
      <w:r w:rsidRPr="00A236B4">
        <w:rPr>
          <w:rFonts w:ascii="Menlo" w:hAnsi="Menlo" w:cs="Menlo"/>
          <w:color w:val="D4D4D4"/>
          <w:sz w:val="15"/>
          <w:szCs w:val="15"/>
        </w:rPr>
        <w:t>,</w:t>
      </w:r>
    </w:p>
    <w:p w14:paraId="138CE0F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id</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DrugTFluVac</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1E9E118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w:t>
      </w:r>
    </w:p>
    <w:p w14:paraId="3114618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coding</w:t>
      </w:r>
      <w:r w:rsidRPr="00A236B4">
        <w:rPr>
          <w:rFonts w:ascii="Menlo" w:hAnsi="Menlo" w:cs="Menlo"/>
          <w:color w:val="D4D4D4"/>
          <w:sz w:val="15"/>
          <w:szCs w:val="15"/>
        </w:rPr>
        <w:t>": [</w:t>
      </w:r>
    </w:p>
    <w:p w14:paraId="75EE7C4A"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59231393"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system</w:t>
      </w:r>
      <w:r w:rsidRPr="00A236B4">
        <w:rPr>
          <w:rFonts w:ascii="Menlo" w:hAnsi="Menlo" w:cs="Menlo"/>
          <w:color w:val="D4D4D4"/>
          <w:sz w:val="15"/>
          <w:szCs w:val="15"/>
        </w:rPr>
        <w:t xml:space="preserve">": </w:t>
      </w:r>
      <w:r w:rsidRPr="00A236B4">
        <w:rPr>
          <w:rFonts w:ascii="Menlo" w:hAnsi="Menlo" w:cs="Menlo"/>
          <w:color w:val="CE9178"/>
          <w:sz w:val="15"/>
          <w:szCs w:val="15"/>
        </w:rPr>
        <w:t>"http://anonymous.org/data/</w:t>
      </w:r>
      <w:proofErr w:type="spellStart"/>
      <w:r w:rsidRPr="00A236B4">
        <w:rPr>
          <w:rFonts w:ascii="Menlo" w:hAnsi="Menlo" w:cs="Menlo"/>
          <w:color w:val="CE9178"/>
          <w:sz w:val="15"/>
          <w:szCs w:val="15"/>
        </w:rPr>
        <w:t>DrugTFluVac</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31B2CF7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xml:space="preserve">": </w:t>
      </w:r>
      <w:r w:rsidRPr="00A236B4">
        <w:rPr>
          <w:rFonts w:ascii="Menlo" w:hAnsi="Menlo" w:cs="Menlo"/>
          <w:color w:val="CE9178"/>
          <w:sz w:val="15"/>
          <w:szCs w:val="15"/>
        </w:rPr>
        <w:t>"FluVac"</w:t>
      </w:r>
      <w:r w:rsidRPr="00A236B4">
        <w:rPr>
          <w:rFonts w:ascii="Menlo" w:hAnsi="Menlo" w:cs="Menlo"/>
          <w:color w:val="D4D4D4"/>
          <w:sz w:val="15"/>
          <w:szCs w:val="15"/>
        </w:rPr>
        <w:t>,</w:t>
      </w:r>
    </w:p>
    <w:p w14:paraId="33CCB7C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display</w:t>
      </w:r>
      <w:r w:rsidRPr="00A236B4">
        <w:rPr>
          <w:rFonts w:ascii="Menlo" w:hAnsi="Menlo" w:cs="Menlo"/>
          <w:color w:val="D4D4D4"/>
          <w:sz w:val="15"/>
          <w:szCs w:val="15"/>
        </w:rPr>
        <w:t xml:space="preserve">": </w:t>
      </w:r>
      <w:r w:rsidRPr="00A236B4">
        <w:rPr>
          <w:rFonts w:ascii="Menlo" w:hAnsi="Menlo" w:cs="Menlo"/>
          <w:color w:val="CE9178"/>
          <w:sz w:val="15"/>
          <w:szCs w:val="15"/>
        </w:rPr>
        <w:t>"administer influenza vaccine"</w:t>
      </w:r>
    </w:p>
    <w:p w14:paraId="4FB3410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2AD3A847"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14EB7EB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2969F56C"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60F9052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4C46951C"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4AD33002"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resource</w:t>
      </w:r>
      <w:r w:rsidRPr="00A236B4">
        <w:rPr>
          <w:rFonts w:ascii="Menlo" w:hAnsi="Menlo" w:cs="Menlo"/>
          <w:color w:val="D4D4D4"/>
          <w:sz w:val="15"/>
          <w:szCs w:val="15"/>
        </w:rPr>
        <w:t>": {</w:t>
      </w:r>
    </w:p>
    <w:p w14:paraId="22E59897"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roofErr w:type="spellStart"/>
      <w:r w:rsidRPr="00A236B4">
        <w:rPr>
          <w:rFonts w:ascii="Menlo" w:hAnsi="Menlo" w:cs="Menlo"/>
          <w:color w:val="9CDCFE"/>
          <w:sz w:val="15"/>
          <w:szCs w:val="15"/>
        </w:rPr>
        <w:t>resourceType</w:t>
      </w:r>
      <w:proofErr w:type="spellEnd"/>
      <w:r w:rsidRPr="00A236B4">
        <w:rPr>
          <w:rFonts w:ascii="Menlo" w:hAnsi="Menlo" w:cs="Menlo"/>
          <w:color w:val="D4D4D4"/>
          <w:sz w:val="15"/>
          <w:szCs w:val="15"/>
        </w:rPr>
        <w:t xml:space="preserve">": </w:t>
      </w:r>
      <w:r w:rsidRPr="00A236B4">
        <w:rPr>
          <w:rFonts w:ascii="Menlo" w:hAnsi="Menlo" w:cs="Menlo"/>
          <w:color w:val="CE9178"/>
          <w:sz w:val="15"/>
          <w:szCs w:val="15"/>
        </w:rPr>
        <w:t>"Medication"</w:t>
      </w:r>
      <w:r w:rsidRPr="00A236B4">
        <w:rPr>
          <w:rFonts w:ascii="Menlo" w:hAnsi="Menlo" w:cs="Menlo"/>
          <w:color w:val="D4D4D4"/>
          <w:sz w:val="15"/>
          <w:szCs w:val="15"/>
        </w:rPr>
        <w:t>,</w:t>
      </w:r>
    </w:p>
    <w:p w14:paraId="5D1BA6DB"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id</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DrugTIcs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08DCFCC6"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w:t>
      </w:r>
    </w:p>
    <w:p w14:paraId="20D9E9E9"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coding</w:t>
      </w:r>
      <w:r w:rsidRPr="00A236B4">
        <w:rPr>
          <w:rFonts w:ascii="Menlo" w:hAnsi="Menlo" w:cs="Menlo"/>
          <w:color w:val="D4D4D4"/>
          <w:sz w:val="15"/>
          <w:szCs w:val="15"/>
        </w:rPr>
        <w:t>": [</w:t>
      </w:r>
    </w:p>
    <w:p w14:paraId="62EF490A"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10D1E3B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system</w:t>
      </w:r>
      <w:r w:rsidRPr="00A236B4">
        <w:rPr>
          <w:rFonts w:ascii="Menlo" w:hAnsi="Menlo" w:cs="Menlo"/>
          <w:color w:val="D4D4D4"/>
          <w:sz w:val="15"/>
          <w:szCs w:val="15"/>
        </w:rPr>
        <w:t xml:space="preserve">": </w:t>
      </w:r>
      <w:r w:rsidRPr="00A236B4">
        <w:rPr>
          <w:rFonts w:ascii="Menlo" w:hAnsi="Menlo" w:cs="Menlo"/>
          <w:color w:val="CE9178"/>
          <w:sz w:val="15"/>
          <w:szCs w:val="15"/>
        </w:rPr>
        <w:t>"http://anonymous.org/data/</w:t>
      </w:r>
      <w:proofErr w:type="spellStart"/>
      <w:r w:rsidRPr="00A236B4">
        <w:rPr>
          <w:rFonts w:ascii="Menlo" w:hAnsi="Menlo" w:cs="Menlo"/>
          <w:color w:val="CE9178"/>
          <w:sz w:val="15"/>
          <w:szCs w:val="15"/>
        </w:rPr>
        <w:t>DrugTIcs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5F19D093"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7C638339"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display</w:t>
      </w:r>
      <w:r w:rsidRPr="00A236B4">
        <w:rPr>
          <w:rFonts w:ascii="Menlo" w:hAnsi="Menlo" w:cs="Menlo"/>
          <w:color w:val="D4D4D4"/>
          <w:sz w:val="15"/>
          <w:szCs w:val="15"/>
        </w:rPr>
        <w:t xml:space="preserve">": </w:t>
      </w:r>
      <w:r w:rsidRPr="00A236B4">
        <w:rPr>
          <w:rFonts w:ascii="Menlo" w:hAnsi="Menlo" w:cs="Menlo"/>
          <w:color w:val="CE9178"/>
          <w:sz w:val="15"/>
          <w:szCs w:val="15"/>
        </w:rPr>
        <w:t>"administer inhaled corticosteroids"</w:t>
      </w:r>
    </w:p>
    <w:p w14:paraId="10AE0A29"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FC8827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4A41D237"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5A2A70C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29366D19"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28041EE4"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4121DD4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resource</w:t>
      </w:r>
      <w:r w:rsidRPr="00A236B4">
        <w:rPr>
          <w:rFonts w:ascii="Menlo" w:hAnsi="Menlo" w:cs="Menlo"/>
          <w:color w:val="D4D4D4"/>
          <w:sz w:val="15"/>
          <w:szCs w:val="15"/>
        </w:rPr>
        <w:t>": {</w:t>
      </w:r>
    </w:p>
    <w:p w14:paraId="4B31EAF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roofErr w:type="spellStart"/>
      <w:r w:rsidRPr="00A236B4">
        <w:rPr>
          <w:rFonts w:ascii="Menlo" w:hAnsi="Menlo" w:cs="Menlo"/>
          <w:color w:val="9CDCFE"/>
          <w:sz w:val="15"/>
          <w:szCs w:val="15"/>
        </w:rPr>
        <w:t>resourceType</w:t>
      </w:r>
      <w:proofErr w:type="spellEnd"/>
      <w:r w:rsidRPr="00A236B4">
        <w:rPr>
          <w:rFonts w:ascii="Menlo" w:hAnsi="Menlo" w:cs="Menlo"/>
          <w:color w:val="D4D4D4"/>
          <w:sz w:val="15"/>
          <w:szCs w:val="15"/>
        </w:rPr>
        <w:t xml:space="preserve">": </w:t>
      </w:r>
      <w:r w:rsidRPr="00A236B4">
        <w:rPr>
          <w:rFonts w:ascii="Menlo" w:hAnsi="Menlo" w:cs="Menlo"/>
          <w:color w:val="CE9178"/>
          <w:sz w:val="15"/>
          <w:szCs w:val="15"/>
        </w:rPr>
        <w:t>"Medication"</w:t>
      </w:r>
      <w:r w:rsidRPr="00A236B4">
        <w:rPr>
          <w:rFonts w:ascii="Menlo" w:hAnsi="Menlo" w:cs="Menlo"/>
          <w:color w:val="D4D4D4"/>
          <w:sz w:val="15"/>
          <w:szCs w:val="15"/>
        </w:rPr>
        <w:t>,</w:t>
      </w:r>
    </w:p>
    <w:p w14:paraId="550F01B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id</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DrugCatLabaIcs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3BC154A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w:t>
      </w:r>
    </w:p>
    <w:p w14:paraId="02D91A42"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coding</w:t>
      </w:r>
      <w:r w:rsidRPr="00A236B4">
        <w:rPr>
          <w:rFonts w:ascii="Menlo" w:hAnsi="Menlo" w:cs="Menlo"/>
          <w:color w:val="D4D4D4"/>
          <w:sz w:val="15"/>
          <w:szCs w:val="15"/>
        </w:rPr>
        <w:t>": [</w:t>
      </w:r>
    </w:p>
    <w:p w14:paraId="5DD1010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3622874D"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system</w:t>
      </w:r>
      <w:r w:rsidRPr="00A236B4">
        <w:rPr>
          <w:rFonts w:ascii="Menlo" w:hAnsi="Menlo" w:cs="Menlo"/>
          <w:color w:val="D4D4D4"/>
          <w:sz w:val="15"/>
          <w:szCs w:val="15"/>
        </w:rPr>
        <w:t xml:space="preserve">": </w:t>
      </w:r>
      <w:r w:rsidRPr="00A236B4">
        <w:rPr>
          <w:rFonts w:ascii="Menlo" w:hAnsi="Menlo" w:cs="Menlo"/>
          <w:color w:val="CE9178"/>
          <w:sz w:val="15"/>
          <w:szCs w:val="15"/>
        </w:rPr>
        <w:t>"http://anonymous.org/data/</w:t>
      </w:r>
      <w:proofErr w:type="spellStart"/>
      <w:r w:rsidRPr="00A236B4">
        <w:rPr>
          <w:rFonts w:ascii="Menlo" w:hAnsi="Menlo" w:cs="Menlo"/>
          <w:color w:val="CE9178"/>
          <w:sz w:val="15"/>
          <w:szCs w:val="15"/>
        </w:rPr>
        <w:t>DrugCatLabaIcs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65AD6033"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LabaIcs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47506C74"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display</w:t>
      </w:r>
      <w:r w:rsidRPr="00A236B4">
        <w:rPr>
          <w:rFonts w:ascii="Menlo" w:hAnsi="Menlo" w:cs="Menlo"/>
          <w:color w:val="D4D4D4"/>
          <w:sz w:val="15"/>
          <w:szCs w:val="15"/>
        </w:rPr>
        <w:t xml:space="preserve">": </w:t>
      </w:r>
      <w:r w:rsidRPr="00A236B4">
        <w:rPr>
          <w:rFonts w:ascii="Menlo" w:hAnsi="Menlo" w:cs="Menlo"/>
          <w:color w:val="CE9178"/>
          <w:sz w:val="15"/>
          <w:szCs w:val="15"/>
        </w:rPr>
        <w:t>"administer a combination of LABA and ICS"</w:t>
      </w:r>
    </w:p>
    <w:p w14:paraId="735D758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6371CE1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1FFD69A2"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57CA34A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0353E65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44B80CAA"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63CAC20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resource</w:t>
      </w:r>
      <w:r w:rsidRPr="00A236B4">
        <w:rPr>
          <w:rFonts w:ascii="Menlo" w:hAnsi="Menlo" w:cs="Menlo"/>
          <w:color w:val="D4D4D4"/>
          <w:sz w:val="15"/>
          <w:szCs w:val="15"/>
        </w:rPr>
        <w:t>": {</w:t>
      </w:r>
    </w:p>
    <w:p w14:paraId="7482897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roofErr w:type="spellStart"/>
      <w:r w:rsidRPr="00A236B4">
        <w:rPr>
          <w:rFonts w:ascii="Menlo" w:hAnsi="Menlo" w:cs="Menlo"/>
          <w:color w:val="9CDCFE"/>
          <w:sz w:val="15"/>
          <w:szCs w:val="15"/>
        </w:rPr>
        <w:t>resourceType</w:t>
      </w:r>
      <w:proofErr w:type="spellEnd"/>
      <w:r w:rsidRPr="00A236B4">
        <w:rPr>
          <w:rFonts w:ascii="Menlo" w:hAnsi="Menlo" w:cs="Menlo"/>
          <w:color w:val="D4D4D4"/>
          <w:sz w:val="15"/>
          <w:szCs w:val="15"/>
        </w:rPr>
        <w:t xml:space="preserve">": </w:t>
      </w:r>
      <w:r w:rsidRPr="00A236B4">
        <w:rPr>
          <w:rFonts w:ascii="Menlo" w:hAnsi="Menlo" w:cs="Menlo"/>
          <w:color w:val="CE9178"/>
          <w:sz w:val="15"/>
          <w:szCs w:val="15"/>
        </w:rPr>
        <w:t>"Medication"</w:t>
      </w:r>
      <w:r w:rsidRPr="00A236B4">
        <w:rPr>
          <w:rFonts w:ascii="Menlo" w:hAnsi="Menlo" w:cs="Menlo"/>
          <w:color w:val="D4D4D4"/>
          <w:sz w:val="15"/>
          <w:szCs w:val="15"/>
        </w:rPr>
        <w:t>,</w:t>
      </w:r>
    </w:p>
    <w:p w14:paraId="4EDF9A67"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id</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DrugTLama</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7333400D"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w:t>
      </w:r>
    </w:p>
    <w:p w14:paraId="102D1C6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lastRenderedPageBreak/>
        <w:t xml:space="preserve">                        "</w:t>
      </w:r>
      <w:r w:rsidRPr="00A236B4">
        <w:rPr>
          <w:rFonts w:ascii="Menlo" w:hAnsi="Menlo" w:cs="Menlo"/>
          <w:color w:val="9CDCFE"/>
          <w:sz w:val="15"/>
          <w:szCs w:val="15"/>
        </w:rPr>
        <w:t>coding</w:t>
      </w:r>
      <w:r w:rsidRPr="00A236B4">
        <w:rPr>
          <w:rFonts w:ascii="Menlo" w:hAnsi="Menlo" w:cs="Menlo"/>
          <w:color w:val="D4D4D4"/>
          <w:sz w:val="15"/>
          <w:szCs w:val="15"/>
        </w:rPr>
        <w:t>": [</w:t>
      </w:r>
    </w:p>
    <w:p w14:paraId="2DA646D9"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5EF8C09B"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system</w:t>
      </w:r>
      <w:r w:rsidRPr="00A236B4">
        <w:rPr>
          <w:rFonts w:ascii="Menlo" w:hAnsi="Menlo" w:cs="Menlo"/>
          <w:color w:val="D4D4D4"/>
          <w:sz w:val="15"/>
          <w:szCs w:val="15"/>
        </w:rPr>
        <w:t xml:space="preserve">": </w:t>
      </w:r>
      <w:r w:rsidRPr="00A236B4">
        <w:rPr>
          <w:rFonts w:ascii="Menlo" w:hAnsi="Menlo" w:cs="Menlo"/>
          <w:color w:val="CE9178"/>
          <w:sz w:val="15"/>
          <w:szCs w:val="15"/>
        </w:rPr>
        <w:t>"http://anonymous.org/data/</w:t>
      </w:r>
      <w:proofErr w:type="spellStart"/>
      <w:r w:rsidRPr="00A236B4">
        <w:rPr>
          <w:rFonts w:ascii="Menlo" w:hAnsi="Menlo" w:cs="Menlo"/>
          <w:color w:val="CE9178"/>
          <w:sz w:val="15"/>
          <w:szCs w:val="15"/>
        </w:rPr>
        <w:t>DrugTLama</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0801E8FB"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xml:space="preserve">": </w:t>
      </w:r>
      <w:r w:rsidRPr="00A236B4">
        <w:rPr>
          <w:rFonts w:ascii="Menlo" w:hAnsi="Menlo" w:cs="Menlo"/>
          <w:color w:val="CE9178"/>
          <w:sz w:val="15"/>
          <w:szCs w:val="15"/>
        </w:rPr>
        <w:t>"Lama"</w:t>
      </w:r>
      <w:r w:rsidRPr="00A236B4">
        <w:rPr>
          <w:rFonts w:ascii="Menlo" w:hAnsi="Menlo" w:cs="Menlo"/>
          <w:color w:val="D4D4D4"/>
          <w:sz w:val="15"/>
          <w:szCs w:val="15"/>
        </w:rPr>
        <w:t>,</w:t>
      </w:r>
    </w:p>
    <w:p w14:paraId="4C53A386"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display</w:t>
      </w:r>
      <w:r w:rsidRPr="00A236B4">
        <w:rPr>
          <w:rFonts w:ascii="Menlo" w:hAnsi="Menlo" w:cs="Menlo"/>
          <w:color w:val="D4D4D4"/>
          <w:sz w:val="15"/>
          <w:szCs w:val="15"/>
        </w:rPr>
        <w:t xml:space="preserve">": </w:t>
      </w:r>
      <w:r w:rsidRPr="00A236B4">
        <w:rPr>
          <w:rFonts w:ascii="Menlo" w:hAnsi="Menlo" w:cs="Menlo"/>
          <w:color w:val="CE9178"/>
          <w:sz w:val="15"/>
          <w:szCs w:val="15"/>
        </w:rPr>
        <w:t>"administer LAMA"</w:t>
      </w:r>
    </w:p>
    <w:p w14:paraId="3FB52A5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242528B7"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4097AC4D"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15B9EC2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18A64AE6"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3E94172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5248CC1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resource</w:t>
      </w:r>
      <w:r w:rsidRPr="00A236B4">
        <w:rPr>
          <w:rFonts w:ascii="Menlo" w:hAnsi="Menlo" w:cs="Menlo"/>
          <w:color w:val="D4D4D4"/>
          <w:sz w:val="15"/>
          <w:szCs w:val="15"/>
        </w:rPr>
        <w:t>": {</w:t>
      </w:r>
    </w:p>
    <w:p w14:paraId="4DCB876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roofErr w:type="spellStart"/>
      <w:r w:rsidRPr="00A236B4">
        <w:rPr>
          <w:rFonts w:ascii="Menlo" w:hAnsi="Menlo" w:cs="Menlo"/>
          <w:color w:val="9CDCFE"/>
          <w:sz w:val="15"/>
          <w:szCs w:val="15"/>
        </w:rPr>
        <w:t>resourceType</w:t>
      </w:r>
      <w:proofErr w:type="spellEnd"/>
      <w:r w:rsidRPr="00A236B4">
        <w:rPr>
          <w:rFonts w:ascii="Menlo" w:hAnsi="Menlo" w:cs="Menlo"/>
          <w:color w:val="D4D4D4"/>
          <w:sz w:val="15"/>
          <w:szCs w:val="15"/>
        </w:rPr>
        <w:t xml:space="preserve">": </w:t>
      </w:r>
      <w:r w:rsidRPr="00A236B4">
        <w:rPr>
          <w:rFonts w:ascii="Menlo" w:hAnsi="Menlo" w:cs="Menlo"/>
          <w:color w:val="CE9178"/>
          <w:sz w:val="15"/>
          <w:szCs w:val="15"/>
        </w:rPr>
        <w:t>"Medication"</w:t>
      </w:r>
      <w:r w:rsidRPr="00A236B4">
        <w:rPr>
          <w:rFonts w:ascii="Menlo" w:hAnsi="Menlo" w:cs="Menlo"/>
          <w:color w:val="D4D4D4"/>
          <w:sz w:val="15"/>
          <w:szCs w:val="15"/>
        </w:rPr>
        <w:t>,</w:t>
      </w:r>
    </w:p>
    <w:p w14:paraId="14160822"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id</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DrugCatLabaLama</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2C42BD0C"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w:t>
      </w:r>
    </w:p>
    <w:p w14:paraId="175B2DC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coding</w:t>
      </w:r>
      <w:r w:rsidRPr="00A236B4">
        <w:rPr>
          <w:rFonts w:ascii="Menlo" w:hAnsi="Menlo" w:cs="Menlo"/>
          <w:color w:val="D4D4D4"/>
          <w:sz w:val="15"/>
          <w:szCs w:val="15"/>
        </w:rPr>
        <w:t>": [</w:t>
      </w:r>
    </w:p>
    <w:p w14:paraId="1FF822E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0D5EE7A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system</w:t>
      </w:r>
      <w:r w:rsidRPr="00A236B4">
        <w:rPr>
          <w:rFonts w:ascii="Menlo" w:hAnsi="Menlo" w:cs="Menlo"/>
          <w:color w:val="D4D4D4"/>
          <w:sz w:val="15"/>
          <w:szCs w:val="15"/>
        </w:rPr>
        <w:t xml:space="preserve">": </w:t>
      </w:r>
      <w:r w:rsidRPr="00A236B4">
        <w:rPr>
          <w:rFonts w:ascii="Menlo" w:hAnsi="Menlo" w:cs="Menlo"/>
          <w:color w:val="CE9178"/>
          <w:sz w:val="15"/>
          <w:szCs w:val="15"/>
        </w:rPr>
        <w:t>"http://anonymous.org/data/</w:t>
      </w:r>
      <w:proofErr w:type="spellStart"/>
      <w:r w:rsidRPr="00A236B4">
        <w:rPr>
          <w:rFonts w:ascii="Menlo" w:hAnsi="Menlo" w:cs="Menlo"/>
          <w:color w:val="CE9178"/>
          <w:sz w:val="15"/>
          <w:szCs w:val="15"/>
        </w:rPr>
        <w:t>DrugCatLabaLama</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0CEAE52A"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LabaLama</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2A6645C4"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display</w:t>
      </w:r>
      <w:r w:rsidRPr="00A236B4">
        <w:rPr>
          <w:rFonts w:ascii="Menlo" w:hAnsi="Menlo" w:cs="Menlo"/>
          <w:color w:val="D4D4D4"/>
          <w:sz w:val="15"/>
          <w:szCs w:val="15"/>
        </w:rPr>
        <w:t xml:space="preserve">": </w:t>
      </w:r>
      <w:r w:rsidRPr="00A236B4">
        <w:rPr>
          <w:rFonts w:ascii="Menlo" w:hAnsi="Menlo" w:cs="Menlo"/>
          <w:color w:val="CE9178"/>
          <w:sz w:val="15"/>
          <w:szCs w:val="15"/>
        </w:rPr>
        <w:t>"administer a combination of LABA and LAMA"</w:t>
      </w:r>
    </w:p>
    <w:p w14:paraId="308F2AF3"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F6F6F56"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10F25E2"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6D2D41D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C42CC5C"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29A6D2B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FEF9D7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resource</w:t>
      </w:r>
      <w:r w:rsidRPr="00A236B4">
        <w:rPr>
          <w:rFonts w:ascii="Menlo" w:hAnsi="Menlo" w:cs="Menlo"/>
          <w:color w:val="D4D4D4"/>
          <w:sz w:val="15"/>
          <w:szCs w:val="15"/>
        </w:rPr>
        <w:t>": {</w:t>
      </w:r>
    </w:p>
    <w:p w14:paraId="26789AED"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roofErr w:type="spellStart"/>
      <w:r w:rsidRPr="00A236B4">
        <w:rPr>
          <w:rFonts w:ascii="Menlo" w:hAnsi="Menlo" w:cs="Menlo"/>
          <w:color w:val="9CDCFE"/>
          <w:sz w:val="15"/>
          <w:szCs w:val="15"/>
        </w:rPr>
        <w:t>resourceType</w:t>
      </w:r>
      <w:proofErr w:type="spellEnd"/>
      <w:r w:rsidRPr="00A236B4">
        <w:rPr>
          <w:rFonts w:ascii="Menlo" w:hAnsi="Menlo" w:cs="Menlo"/>
          <w:color w:val="D4D4D4"/>
          <w:sz w:val="15"/>
          <w:szCs w:val="15"/>
        </w:rPr>
        <w:t xml:space="preserve">": </w:t>
      </w:r>
      <w:r w:rsidRPr="00A236B4">
        <w:rPr>
          <w:rFonts w:ascii="Menlo" w:hAnsi="Menlo" w:cs="Menlo"/>
          <w:color w:val="CE9178"/>
          <w:sz w:val="15"/>
          <w:szCs w:val="15"/>
        </w:rPr>
        <w:t>"Medication"</w:t>
      </w:r>
      <w:r w:rsidRPr="00A236B4">
        <w:rPr>
          <w:rFonts w:ascii="Menlo" w:hAnsi="Menlo" w:cs="Menlo"/>
          <w:color w:val="D4D4D4"/>
          <w:sz w:val="15"/>
          <w:szCs w:val="15"/>
        </w:rPr>
        <w:t>,</w:t>
      </w:r>
    </w:p>
    <w:p w14:paraId="7BDC2EAA"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id</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DrugCatBetaAgonist</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48F7354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w:t>
      </w:r>
    </w:p>
    <w:p w14:paraId="4EC3D902"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coding</w:t>
      </w:r>
      <w:r w:rsidRPr="00A236B4">
        <w:rPr>
          <w:rFonts w:ascii="Menlo" w:hAnsi="Menlo" w:cs="Menlo"/>
          <w:color w:val="D4D4D4"/>
          <w:sz w:val="15"/>
          <w:szCs w:val="15"/>
        </w:rPr>
        <w:t>": [</w:t>
      </w:r>
    </w:p>
    <w:p w14:paraId="4A68F10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36F26D9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system</w:t>
      </w:r>
      <w:r w:rsidRPr="00A236B4">
        <w:rPr>
          <w:rFonts w:ascii="Menlo" w:hAnsi="Menlo" w:cs="Menlo"/>
          <w:color w:val="D4D4D4"/>
          <w:sz w:val="15"/>
          <w:szCs w:val="15"/>
        </w:rPr>
        <w:t xml:space="preserve">": </w:t>
      </w:r>
      <w:r w:rsidRPr="00A236B4">
        <w:rPr>
          <w:rFonts w:ascii="Menlo" w:hAnsi="Menlo" w:cs="Menlo"/>
          <w:color w:val="CE9178"/>
          <w:sz w:val="15"/>
          <w:szCs w:val="15"/>
        </w:rPr>
        <w:t>"http://anonymous.org/data/</w:t>
      </w:r>
      <w:proofErr w:type="spellStart"/>
      <w:r w:rsidRPr="00A236B4">
        <w:rPr>
          <w:rFonts w:ascii="Menlo" w:hAnsi="Menlo" w:cs="Menlo"/>
          <w:color w:val="CE9178"/>
          <w:sz w:val="15"/>
          <w:szCs w:val="15"/>
        </w:rPr>
        <w:t>DrugCatBetaAgonist</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0D62CC24"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BetaAgonist</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223E40D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display</w:t>
      </w:r>
      <w:r w:rsidRPr="00A236B4">
        <w:rPr>
          <w:rFonts w:ascii="Menlo" w:hAnsi="Menlo" w:cs="Menlo"/>
          <w:color w:val="D4D4D4"/>
          <w:sz w:val="15"/>
          <w:szCs w:val="15"/>
        </w:rPr>
        <w:t xml:space="preserve">": </w:t>
      </w:r>
      <w:r w:rsidRPr="00A236B4">
        <w:rPr>
          <w:rFonts w:ascii="Menlo" w:hAnsi="Menlo" w:cs="Menlo"/>
          <w:color w:val="CE9178"/>
          <w:sz w:val="15"/>
          <w:szCs w:val="15"/>
        </w:rPr>
        <w:t>"administer Beta Agonists when cardiovascular disease is present"</w:t>
      </w:r>
    </w:p>
    <w:p w14:paraId="494A680C"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46867C6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306093A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040C5126"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6791C11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5DAAA37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64D1671"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resource</w:t>
      </w:r>
      <w:r w:rsidRPr="00A236B4">
        <w:rPr>
          <w:rFonts w:ascii="Menlo" w:hAnsi="Menlo" w:cs="Menlo"/>
          <w:color w:val="D4D4D4"/>
          <w:sz w:val="15"/>
          <w:szCs w:val="15"/>
        </w:rPr>
        <w:t>": {</w:t>
      </w:r>
    </w:p>
    <w:p w14:paraId="0662D894"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roofErr w:type="spellStart"/>
      <w:r w:rsidRPr="00A236B4">
        <w:rPr>
          <w:rFonts w:ascii="Menlo" w:hAnsi="Menlo" w:cs="Menlo"/>
          <w:color w:val="9CDCFE"/>
          <w:sz w:val="15"/>
          <w:szCs w:val="15"/>
        </w:rPr>
        <w:t>resourceType</w:t>
      </w:r>
      <w:proofErr w:type="spellEnd"/>
      <w:r w:rsidRPr="00A236B4">
        <w:rPr>
          <w:rFonts w:ascii="Menlo" w:hAnsi="Menlo" w:cs="Menlo"/>
          <w:color w:val="D4D4D4"/>
          <w:sz w:val="15"/>
          <w:szCs w:val="15"/>
        </w:rPr>
        <w:t xml:space="preserve">": </w:t>
      </w:r>
      <w:r w:rsidRPr="00A236B4">
        <w:rPr>
          <w:rFonts w:ascii="Menlo" w:hAnsi="Menlo" w:cs="Menlo"/>
          <w:color w:val="CE9178"/>
          <w:sz w:val="15"/>
          <w:szCs w:val="15"/>
        </w:rPr>
        <w:t>"Medication"</w:t>
      </w:r>
      <w:r w:rsidRPr="00A236B4">
        <w:rPr>
          <w:rFonts w:ascii="Menlo" w:hAnsi="Menlo" w:cs="Menlo"/>
          <w:color w:val="D4D4D4"/>
          <w:sz w:val="15"/>
          <w:szCs w:val="15"/>
        </w:rPr>
        <w:t>,</w:t>
      </w:r>
    </w:p>
    <w:p w14:paraId="191B4C0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id</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DrugCatLabaLamaIcs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474187F5"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w:t>
      </w:r>
    </w:p>
    <w:p w14:paraId="380997CC"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coding</w:t>
      </w:r>
      <w:r w:rsidRPr="00A236B4">
        <w:rPr>
          <w:rFonts w:ascii="Menlo" w:hAnsi="Menlo" w:cs="Menlo"/>
          <w:color w:val="D4D4D4"/>
          <w:sz w:val="15"/>
          <w:szCs w:val="15"/>
        </w:rPr>
        <w:t>": [</w:t>
      </w:r>
    </w:p>
    <w:p w14:paraId="6311461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28BC0B6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system</w:t>
      </w:r>
      <w:r w:rsidRPr="00A236B4">
        <w:rPr>
          <w:rFonts w:ascii="Menlo" w:hAnsi="Menlo" w:cs="Menlo"/>
          <w:color w:val="D4D4D4"/>
          <w:sz w:val="15"/>
          <w:szCs w:val="15"/>
        </w:rPr>
        <w:t xml:space="preserve">": </w:t>
      </w:r>
      <w:r w:rsidRPr="00A236B4">
        <w:rPr>
          <w:rFonts w:ascii="Menlo" w:hAnsi="Menlo" w:cs="Menlo"/>
          <w:color w:val="CE9178"/>
          <w:sz w:val="15"/>
          <w:szCs w:val="15"/>
        </w:rPr>
        <w:t>"http://anonymous.org/data/</w:t>
      </w:r>
      <w:proofErr w:type="spellStart"/>
      <w:r w:rsidRPr="00A236B4">
        <w:rPr>
          <w:rFonts w:ascii="Menlo" w:hAnsi="Menlo" w:cs="Menlo"/>
          <w:color w:val="CE9178"/>
          <w:sz w:val="15"/>
          <w:szCs w:val="15"/>
        </w:rPr>
        <w:t>DrugCatLabaLamaIcs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510D1BDE"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code</w:t>
      </w:r>
      <w:r w:rsidRPr="00A236B4">
        <w:rPr>
          <w:rFonts w:ascii="Menlo" w:hAnsi="Menlo" w:cs="Menlo"/>
          <w:color w:val="D4D4D4"/>
          <w:sz w:val="15"/>
          <w:szCs w:val="15"/>
        </w:rPr>
        <w:t xml:space="preserve">": </w:t>
      </w:r>
      <w:r w:rsidRPr="00A236B4">
        <w:rPr>
          <w:rFonts w:ascii="Menlo" w:hAnsi="Menlo" w:cs="Menlo"/>
          <w:color w:val="CE9178"/>
          <w:sz w:val="15"/>
          <w:szCs w:val="15"/>
        </w:rPr>
        <w:t>"</w:t>
      </w:r>
      <w:proofErr w:type="spellStart"/>
      <w:r w:rsidRPr="00A236B4">
        <w:rPr>
          <w:rFonts w:ascii="Menlo" w:hAnsi="Menlo" w:cs="Menlo"/>
          <w:color w:val="CE9178"/>
          <w:sz w:val="15"/>
          <w:szCs w:val="15"/>
        </w:rPr>
        <w:t>LabaLamaIcs</w:t>
      </w:r>
      <w:proofErr w:type="spellEnd"/>
      <w:r w:rsidRPr="00A236B4">
        <w:rPr>
          <w:rFonts w:ascii="Menlo" w:hAnsi="Menlo" w:cs="Menlo"/>
          <w:color w:val="CE9178"/>
          <w:sz w:val="15"/>
          <w:szCs w:val="15"/>
        </w:rPr>
        <w:t>"</w:t>
      </w:r>
      <w:r w:rsidRPr="00A236B4">
        <w:rPr>
          <w:rFonts w:ascii="Menlo" w:hAnsi="Menlo" w:cs="Menlo"/>
          <w:color w:val="D4D4D4"/>
          <w:sz w:val="15"/>
          <w:szCs w:val="15"/>
        </w:rPr>
        <w:t>,</w:t>
      </w:r>
    </w:p>
    <w:p w14:paraId="7EF3041D"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r w:rsidRPr="00A236B4">
        <w:rPr>
          <w:rFonts w:ascii="Menlo" w:hAnsi="Menlo" w:cs="Menlo"/>
          <w:color w:val="9CDCFE"/>
          <w:sz w:val="15"/>
          <w:szCs w:val="15"/>
        </w:rPr>
        <w:t>display</w:t>
      </w:r>
      <w:r w:rsidRPr="00A236B4">
        <w:rPr>
          <w:rFonts w:ascii="Menlo" w:hAnsi="Menlo" w:cs="Menlo"/>
          <w:color w:val="D4D4D4"/>
          <w:sz w:val="15"/>
          <w:szCs w:val="15"/>
        </w:rPr>
        <w:t xml:space="preserve">": </w:t>
      </w:r>
      <w:r w:rsidRPr="00A236B4">
        <w:rPr>
          <w:rFonts w:ascii="Menlo" w:hAnsi="Menlo" w:cs="Menlo"/>
          <w:color w:val="CE9178"/>
          <w:sz w:val="15"/>
          <w:szCs w:val="15"/>
        </w:rPr>
        <w:t>"administer a combination of LABA, LAMA and ICS"</w:t>
      </w:r>
    </w:p>
    <w:p w14:paraId="4BF1BF06"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143A3800"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18832448"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A138E2F" w14:textId="77777777" w:rsidR="00A236B4" w:rsidRPr="00A236B4" w:rsidRDefault="00A236B4" w:rsidP="00A236B4">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715EBAE1" w14:textId="012177DF" w:rsidR="00AA3318" w:rsidRPr="009F6C19" w:rsidRDefault="00A236B4" w:rsidP="009F6C19">
      <w:pPr>
        <w:shd w:val="clear" w:color="auto" w:fill="1E1E1E"/>
        <w:rPr>
          <w:rFonts w:ascii="Menlo" w:hAnsi="Menlo" w:cs="Menlo"/>
          <w:color w:val="D4D4D4"/>
          <w:sz w:val="15"/>
          <w:szCs w:val="15"/>
        </w:rPr>
      </w:pPr>
      <w:r w:rsidRPr="00A236B4">
        <w:rPr>
          <w:rFonts w:ascii="Menlo" w:hAnsi="Menlo" w:cs="Menlo"/>
          <w:color w:val="D4D4D4"/>
          <w:sz w:val="15"/>
          <w:szCs w:val="15"/>
        </w:rPr>
        <w:t xml:space="preserve">                  }</w:t>
      </w:r>
    </w:p>
    <w:p w14:paraId="505634D4" w14:textId="63F60D07" w:rsidR="00705BF0" w:rsidRDefault="008B1467" w:rsidP="004E2656">
      <w:r>
        <w:t xml:space="preserve">Medications are referenced by FHIR </w:t>
      </w:r>
      <w:proofErr w:type="spellStart"/>
      <w:r>
        <w:t>medicationRequest</w:t>
      </w:r>
      <w:proofErr w:type="spellEnd"/>
      <w:r>
        <w:t xml:space="preserve"> resources</w:t>
      </w:r>
      <w:r w:rsidR="00BB0D31">
        <w:t xml:space="preserve">, which we illustrate after </w:t>
      </w:r>
      <w:r w:rsidR="001563C7">
        <w:t xml:space="preserve">introduction other canonical resources that are </w:t>
      </w:r>
      <w:r w:rsidR="00BF37A3">
        <w:t xml:space="preserve">also included in a </w:t>
      </w:r>
      <w:proofErr w:type="spellStart"/>
      <w:r w:rsidR="00BF37A3">
        <w:t>medicationRequest</w:t>
      </w:r>
      <w:proofErr w:type="spellEnd"/>
      <w:r w:rsidR="00BF37A3">
        <w:t>.</w:t>
      </w:r>
    </w:p>
    <w:p w14:paraId="05BC2205" w14:textId="616BDB2D" w:rsidR="00BF37A3" w:rsidRDefault="00BF37A3" w:rsidP="004E2656">
      <w:r>
        <w:t xml:space="preserve">Next, </w:t>
      </w:r>
      <w:r w:rsidR="00C25AD8">
        <w:t xml:space="preserve">we introduce the collection of </w:t>
      </w:r>
      <w:r w:rsidR="003F2B38">
        <w:t xml:space="preserve">FHIR condition </w:t>
      </w:r>
      <w:r w:rsidR="00C25AD8">
        <w:t>entries</w:t>
      </w:r>
      <w:r w:rsidR="003F2B38">
        <w:t xml:space="preserve"> shown in the CDS card response</w:t>
      </w:r>
      <w:r w:rsidR="00D418E6">
        <w:t>.</w:t>
      </w:r>
    </w:p>
    <w:p w14:paraId="01C442C4" w14:textId="53A79F85" w:rsidR="00D418E6" w:rsidRDefault="00D418E6" w:rsidP="00D418E6">
      <w:pPr>
        <w:pStyle w:val="Heading4"/>
      </w:pPr>
      <w:r>
        <w:t>condition resources</w:t>
      </w:r>
    </w:p>
    <w:p w14:paraId="609F9A67" w14:textId="26295E3E" w:rsidR="00D418E6" w:rsidRDefault="00721D1C" w:rsidP="00D418E6">
      <w:r>
        <w:t>Condition resources</w:t>
      </w:r>
      <w:r w:rsidR="00650317">
        <w:t xml:space="preserve"> that are not included </w:t>
      </w:r>
      <w:r w:rsidR="00AA7EDB">
        <w:t xml:space="preserve">directly within another resource </w:t>
      </w:r>
      <w:r w:rsidR="00467E00">
        <w:t>(</w:t>
      </w:r>
      <w:r w:rsidR="00AA7EDB">
        <w:t xml:space="preserve">such as FHIR </w:t>
      </w:r>
      <w:proofErr w:type="spellStart"/>
      <w:r w:rsidR="00467E00">
        <w:t>forecastEffect</w:t>
      </w:r>
      <w:proofErr w:type="spellEnd"/>
      <w:r w:rsidR="00467E00">
        <w:t>, a TMR-specialised FHIR type</w:t>
      </w:r>
      <w:r w:rsidR="00F42A22">
        <w:t xml:space="preserve"> which it is introduced below)</w:t>
      </w:r>
      <w:r w:rsidR="00C9531E">
        <w:t xml:space="preserve"> represent initial states</w:t>
      </w:r>
      <w:r w:rsidR="00544B5B">
        <w:t>, or situations,</w:t>
      </w:r>
      <w:r w:rsidR="00887C36">
        <w:t xml:space="preserve"> of a TMR transition, that is, the state in which the measured clinical property</w:t>
      </w:r>
      <w:r w:rsidR="00E64659">
        <w:t xml:space="preserve"> is found </w:t>
      </w:r>
      <w:r w:rsidR="002E7A6A">
        <w:t>prior</w:t>
      </w:r>
      <w:r w:rsidR="00E64659">
        <w:t xml:space="preserve"> application of a care action. In this CDS card, we have the following entries:</w:t>
      </w:r>
    </w:p>
    <w:p w14:paraId="52B8A7B2"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w:t>
      </w:r>
    </w:p>
    <w:p w14:paraId="1106424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resource</w:t>
      </w:r>
      <w:r w:rsidRPr="003F442A">
        <w:rPr>
          <w:rFonts w:ascii="Menlo" w:hAnsi="Menlo" w:cs="Menlo"/>
          <w:color w:val="D4D4D4"/>
          <w:sz w:val="15"/>
          <w:szCs w:val="15"/>
        </w:rPr>
        <w:t>": {</w:t>
      </w:r>
    </w:p>
    <w:p w14:paraId="3829D691"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roofErr w:type="spellStart"/>
      <w:r w:rsidRPr="003F442A">
        <w:rPr>
          <w:rFonts w:ascii="Menlo" w:hAnsi="Menlo" w:cs="Menlo"/>
          <w:color w:val="9CDCFE"/>
          <w:sz w:val="15"/>
          <w:szCs w:val="15"/>
        </w:rPr>
        <w:t>resourceType</w:t>
      </w:r>
      <w:proofErr w:type="spellEnd"/>
      <w:r w:rsidRPr="003F442A">
        <w:rPr>
          <w:rFonts w:ascii="Menlo" w:hAnsi="Menlo" w:cs="Menlo"/>
          <w:color w:val="D4D4D4"/>
          <w:sz w:val="15"/>
          <w:szCs w:val="15"/>
        </w:rPr>
        <w:t xml:space="preserve">": </w:t>
      </w:r>
      <w:r w:rsidRPr="003F442A">
        <w:rPr>
          <w:rFonts w:ascii="Menlo" w:hAnsi="Menlo" w:cs="Menlo"/>
          <w:color w:val="CE9178"/>
          <w:sz w:val="15"/>
          <w:szCs w:val="15"/>
        </w:rPr>
        <w:t>"Condition"</w:t>
      </w:r>
      <w:r w:rsidRPr="003F442A">
        <w:rPr>
          <w:rFonts w:ascii="Menlo" w:hAnsi="Menlo" w:cs="Menlo"/>
          <w:color w:val="D4D4D4"/>
          <w:sz w:val="15"/>
          <w:szCs w:val="15"/>
        </w:rPr>
        <w:t>,</w:t>
      </w:r>
    </w:p>
    <w:p w14:paraId="38194FA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id</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SitHghRskFlu</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3E12288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w:t>
      </w:r>
    </w:p>
    <w:p w14:paraId="59AA12A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coding</w:t>
      </w:r>
      <w:r w:rsidRPr="003F442A">
        <w:rPr>
          <w:rFonts w:ascii="Menlo" w:hAnsi="Menlo" w:cs="Menlo"/>
          <w:color w:val="D4D4D4"/>
          <w:sz w:val="15"/>
          <w:szCs w:val="15"/>
        </w:rPr>
        <w:t>": [</w:t>
      </w:r>
    </w:p>
    <w:p w14:paraId="6C9B107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13D3D072"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system</w:t>
      </w:r>
      <w:r w:rsidRPr="003F442A">
        <w:rPr>
          <w:rFonts w:ascii="Menlo" w:hAnsi="Menlo" w:cs="Menlo"/>
          <w:color w:val="D4D4D4"/>
          <w:sz w:val="15"/>
          <w:szCs w:val="15"/>
        </w:rPr>
        <w:t xml:space="preserve">": </w:t>
      </w:r>
      <w:r w:rsidRPr="003F442A">
        <w:rPr>
          <w:rFonts w:ascii="Menlo" w:hAnsi="Menlo" w:cs="Menlo"/>
          <w:color w:val="CE9178"/>
          <w:sz w:val="15"/>
          <w:szCs w:val="15"/>
        </w:rPr>
        <w:t>"http://anonymous.org/data/</w:t>
      </w:r>
      <w:proofErr w:type="spellStart"/>
      <w:r w:rsidRPr="003F442A">
        <w:rPr>
          <w:rFonts w:ascii="Menlo" w:hAnsi="Menlo" w:cs="Menlo"/>
          <w:color w:val="CE9178"/>
          <w:sz w:val="15"/>
          <w:szCs w:val="15"/>
        </w:rPr>
        <w:t>SitHghRskFlu</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3FF05AD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lastRenderedPageBreak/>
        <w:t xml:space="preserve">                            "</w:t>
      </w:r>
      <w:r w:rsidRPr="003F442A">
        <w:rPr>
          <w:rFonts w:ascii="Menlo" w:hAnsi="Menlo" w:cs="Menlo"/>
          <w:color w:val="9CDCFE"/>
          <w:sz w:val="15"/>
          <w:szCs w:val="15"/>
        </w:rPr>
        <w:t>code</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SitHghRskFlu</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02D9B12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display</w:t>
      </w:r>
      <w:r w:rsidRPr="003F442A">
        <w:rPr>
          <w:rFonts w:ascii="Menlo" w:hAnsi="Menlo" w:cs="Menlo"/>
          <w:color w:val="D4D4D4"/>
          <w:sz w:val="15"/>
          <w:szCs w:val="15"/>
        </w:rPr>
        <w:t xml:space="preserve">": </w:t>
      </w:r>
      <w:r w:rsidRPr="003F442A">
        <w:rPr>
          <w:rFonts w:ascii="Menlo" w:hAnsi="Menlo" w:cs="Menlo"/>
          <w:color w:val="CE9178"/>
          <w:sz w:val="15"/>
          <w:szCs w:val="15"/>
        </w:rPr>
        <w:t>"having a high risk of contracting influenza disease"</w:t>
      </w:r>
    </w:p>
    <w:p w14:paraId="746D6D0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24FD3D5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22269383"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CF5D3D2"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subject</w:t>
      </w:r>
      <w:r w:rsidRPr="003F442A">
        <w:rPr>
          <w:rFonts w:ascii="Menlo" w:hAnsi="Menlo" w:cs="Menlo"/>
          <w:color w:val="D4D4D4"/>
          <w:sz w:val="15"/>
          <w:szCs w:val="15"/>
        </w:rPr>
        <w:t>": {</w:t>
      </w:r>
    </w:p>
    <w:p w14:paraId="3DCBE0D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reference</w:t>
      </w:r>
      <w:r w:rsidRPr="003F442A">
        <w:rPr>
          <w:rFonts w:ascii="Menlo" w:hAnsi="Menlo" w:cs="Menlo"/>
          <w:color w:val="D4D4D4"/>
          <w:sz w:val="15"/>
          <w:szCs w:val="15"/>
        </w:rPr>
        <w:t xml:space="preserve">": </w:t>
      </w:r>
      <w:r w:rsidRPr="003F442A">
        <w:rPr>
          <w:rFonts w:ascii="Menlo" w:hAnsi="Menlo" w:cs="Menlo"/>
          <w:color w:val="CE9178"/>
          <w:sz w:val="15"/>
          <w:szCs w:val="15"/>
        </w:rPr>
        <w:t>"Patient/1677163"</w:t>
      </w:r>
    </w:p>
    <w:p w14:paraId="517DE290"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5698035"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1B685F8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0E26661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722726DE"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resource</w:t>
      </w:r>
      <w:r w:rsidRPr="003F442A">
        <w:rPr>
          <w:rFonts w:ascii="Menlo" w:hAnsi="Menlo" w:cs="Menlo"/>
          <w:color w:val="D4D4D4"/>
          <w:sz w:val="15"/>
          <w:szCs w:val="15"/>
        </w:rPr>
        <w:t>": {</w:t>
      </w:r>
    </w:p>
    <w:p w14:paraId="630AFA6C"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roofErr w:type="spellStart"/>
      <w:r w:rsidRPr="003F442A">
        <w:rPr>
          <w:rFonts w:ascii="Menlo" w:hAnsi="Menlo" w:cs="Menlo"/>
          <w:color w:val="9CDCFE"/>
          <w:sz w:val="15"/>
          <w:szCs w:val="15"/>
        </w:rPr>
        <w:t>resourceType</w:t>
      </w:r>
      <w:proofErr w:type="spellEnd"/>
      <w:r w:rsidRPr="003F442A">
        <w:rPr>
          <w:rFonts w:ascii="Menlo" w:hAnsi="Menlo" w:cs="Menlo"/>
          <w:color w:val="D4D4D4"/>
          <w:sz w:val="15"/>
          <w:szCs w:val="15"/>
        </w:rPr>
        <w:t xml:space="preserve">": </w:t>
      </w:r>
      <w:r w:rsidRPr="003F442A">
        <w:rPr>
          <w:rFonts w:ascii="Menlo" w:hAnsi="Menlo" w:cs="Menlo"/>
          <w:color w:val="CE9178"/>
          <w:sz w:val="15"/>
          <w:szCs w:val="15"/>
        </w:rPr>
        <w:t>"Condition"</w:t>
      </w:r>
      <w:r w:rsidRPr="003F442A">
        <w:rPr>
          <w:rFonts w:ascii="Menlo" w:hAnsi="Menlo" w:cs="Menlo"/>
          <w:color w:val="D4D4D4"/>
          <w:sz w:val="15"/>
          <w:szCs w:val="15"/>
        </w:rPr>
        <w:t>,</w:t>
      </w:r>
    </w:p>
    <w:p w14:paraId="3735F11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id</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SitPrQol</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2B6F538E"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w:t>
      </w:r>
    </w:p>
    <w:p w14:paraId="68E531A5"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coding</w:t>
      </w:r>
      <w:r w:rsidRPr="003F442A">
        <w:rPr>
          <w:rFonts w:ascii="Menlo" w:hAnsi="Menlo" w:cs="Menlo"/>
          <w:color w:val="D4D4D4"/>
          <w:sz w:val="15"/>
          <w:szCs w:val="15"/>
        </w:rPr>
        <w:t>": [</w:t>
      </w:r>
    </w:p>
    <w:p w14:paraId="3BAE7696"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2F0824B2"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system</w:t>
      </w:r>
      <w:r w:rsidRPr="003F442A">
        <w:rPr>
          <w:rFonts w:ascii="Menlo" w:hAnsi="Menlo" w:cs="Menlo"/>
          <w:color w:val="D4D4D4"/>
          <w:sz w:val="15"/>
          <w:szCs w:val="15"/>
        </w:rPr>
        <w:t xml:space="preserve">": </w:t>
      </w:r>
      <w:r w:rsidRPr="003F442A">
        <w:rPr>
          <w:rFonts w:ascii="Menlo" w:hAnsi="Menlo" w:cs="Menlo"/>
          <w:color w:val="CE9178"/>
          <w:sz w:val="15"/>
          <w:szCs w:val="15"/>
        </w:rPr>
        <w:t>"http://anonymous.org/data/</w:t>
      </w:r>
      <w:proofErr w:type="spellStart"/>
      <w:r w:rsidRPr="003F442A">
        <w:rPr>
          <w:rFonts w:ascii="Menlo" w:hAnsi="Menlo" w:cs="Menlo"/>
          <w:color w:val="CE9178"/>
          <w:sz w:val="15"/>
          <w:szCs w:val="15"/>
        </w:rPr>
        <w:t>SitPrQol</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66749016"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SitPrQol</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20C88A83"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display</w:t>
      </w:r>
      <w:r w:rsidRPr="003F442A">
        <w:rPr>
          <w:rFonts w:ascii="Menlo" w:hAnsi="Menlo" w:cs="Menlo"/>
          <w:color w:val="D4D4D4"/>
          <w:sz w:val="15"/>
          <w:szCs w:val="15"/>
        </w:rPr>
        <w:t xml:space="preserve">": </w:t>
      </w:r>
      <w:r w:rsidRPr="003F442A">
        <w:rPr>
          <w:rFonts w:ascii="Menlo" w:hAnsi="Menlo" w:cs="Menlo"/>
          <w:color w:val="CE9178"/>
          <w:sz w:val="15"/>
          <w:szCs w:val="15"/>
        </w:rPr>
        <w:t>"having a poor quality of life"</w:t>
      </w:r>
    </w:p>
    <w:p w14:paraId="48769A5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090C7BF0"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EFB68B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4DED666F"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subject</w:t>
      </w:r>
      <w:r w:rsidRPr="003F442A">
        <w:rPr>
          <w:rFonts w:ascii="Menlo" w:hAnsi="Menlo" w:cs="Menlo"/>
          <w:color w:val="D4D4D4"/>
          <w:sz w:val="15"/>
          <w:szCs w:val="15"/>
        </w:rPr>
        <w:t>": {</w:t>
      </w:r>
    </w:p>
    <w:p w14:paraId="277F9960"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reference</w:t>
      </w:r>
      <w:r w:rsidRPr="003F442A">
        <w:rPr>
          <w:rFonts w:ascii="Menlo" w:hAnsi="Menlo" w:cs="Menlo"/>
          <w:color w:val="D4D4D4"/>
          <w:sz w:val="15"/>
          <w:szCs w:val="15"/>
        </w:rPr>
        <w:t xml:space="preserve">": </w:t>
      </w:r>
      <w:r w:rsidRPr="003F442A">
        <w:rPr>
          <w:rFonts w:ascii="Menlo" w:hAnsi="Menlo" w:cs="Menlo"/>
          <w:color w:val="CE9178"/>
          <w:sz w:val="15"/>
          <w:szCs w:val="15"/>
        </w:rPr>
        <w:t>"Patient/1677163"</w:t>
      </w:r>
    </w:p>
    <w:p w14:paraId="652BC4A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5B2501A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5BD5795"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BD5C8E5"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1388C3E6"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resource</w:t>
      </w:r>
      <w:r w:rsidRPr="003F442A">
        <w:rPr>
          <w:rFonts w:ascii="Menlo" w:hAnsi="Menlo" w:cs="Menlo"/>
          <w:color w:val="D4D4D4"/>
          <w:sz w:val="15"/>
          <w:szCs w:val="15"/>
        </w:rPr>
        <w:t>": {</w:t>
      </w:r>
    </w:p>
    <w:p w14:paraId="00D005B5"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roofErr w:type="spellStart"/>
      <w:r w:rsidRPr="003F442A">
        <w:rPr>
          <w:rFonts w:ascii="Menlo" w:hAnsi="Menlo" w:cs="Menlo"/>
          <w:color w:val="9CDCFE"/>
          <w:sz w:val="15"/>
          <w:szCs w:val="15"/>
        </w:rPr>
        <w:t>resourceType</w:t>
      </w:r>
      <w:proofErr w:type="spellEnd"/>
      <w:r w:rsidRPr="003F442A">
        <w:rPr>
          <w:rFonts w:ascii="Menlo" w:hAnsi="Menlo" w:cs="Menlo"/>
          <w:color w:val="D4D4D4"/>
          <w:sz w:val="15"/>
          <w:szCs w:val="15"/>
        </w:rPr>
        <w:t xml:space="preserve">": </w:t>
      </w:r>
      <w:r w:rsidRPr="003F442A">
        <w:rPr>
          <w:rFonts w:ascii="Menlo" w:hAnsi="Menlo" w:cs="Menlo"/>
          <w:color w:val="CE9178"/>
          <w:sz w:val="15"/>
          <w:szCs w:val="15"/>
        </w:rPr>
        <w:t>"Condition"</w:t>
      </w:r>
      <w:r w:rsidRPr="003F442A">
        <w:rPr>
          <w:rFonts w:ascii="Menlo" w:hAnsi="Menlo" w:cs="Menlo"/>
          <w:color w:val="D4D4D4"/>
          <w:sz w:val="15"/>
          <w:szCs w:val="15"/>
        </w:rPr>
        <w:t>,</w:t>
      </w:r>
    </w:p>
    <w:p w14:paraId="4777983E"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id</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SitLwRskPneumn</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521851CC"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w:t>
      </w:r>
    </w:p>
    <w:p w14:paraId="0A06EB2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coding</w:t>
      </w:r>
      <w:r w:rsidRPr="003F442A">
        <w:rPr>
          <w:rFonts w:ascii="Menlo" w:hAnsi="Menlo" w:cs="Menlo"/>
          <w:color w:val="D4D4D4"/>
          <w:sz w:val="15"/>
          <w:szCs w:val="15"/>
        </w:rPr>
        <w:t>": [</w:t>
      </w:r>
    </w:p>
    <w:p w14:paraId="46783486"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0C83CE1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system</w:t>
      </w:r>
      <w:r w:rsidRPr="003F442A">
        <w:rPr>
          <w:rFonts w:ascii="Menlo" w:hAnsi="Menlo" w:cs="Menlo"/>
          <w:color w:val="D4D4D4"/>
          <w:sz w:val="15"/>
          <w:szCs w:val="15"/>
        </w:rPr>
        <w:t xml:space="preserve">": </w:t>
      </w:r>
      <w:r w:rsidRPr="003F442A">
        <w:rPr>
          <w:rFonts w:ascii="Menlo" w:hAnsi="Menlo" w:cs="Menlo"/>
          <w:color w:val="CE9178"/>
          <w:sz w:val="15"/>
          <w:szCs w:val="15"/>
        </w:rPr>
        <w:t>"http://anonymous.org/data/</w:t>
      </w:r>
      <w:proofErr w:type="spellStart"/>
      <w:r w:rsidRPr="003F442A">
        <w:rPr>
          <w:rFonts w:ascii="Menlo" w:hAnsi="Menlo" w:cs="Menlo"/>
          <w:color w:val="CE9178"/>
          <w:sz w:val="15"/>
          <w:szCs w:val="15"/>
        </w:rPr>
        <w:t>SitLwRskPneumn</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3786719F"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SitLwRskPneumn</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3BC1A0C0"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display</w:t>
      </w:r>
      <w:r w:rsidRPr="003F442A">
        <w:rPr>
          <w:rFonts w:ascii="Menlo" w:hAnsi="Menlo" w:cs="Menlo"/>
          <w:color w:val="D4D4D4"/>
          <w:sz w:val="15"/>
          <w:szCs w:val="15"/>
        </w:rPr>
        <w:t xml:space="preserve">": </w:t>
      </w:r>
      <w:r w:rsidRPr="003F442A">
        <w:rPr>
          <w:rFonts w:ascii="Menlo" w:hAnsi="Menlo" w:cs="Menlo"/>
          <w:color w:val="CE9178"/>
          <w:sz w:val="15"/>
          <w:szCs w:val="15"/>
        </w:rPr>
        <w:t>"having a low risk of contracting pneumonia"</w:t>
      </w:r>
    </w:p>
    <w:p w14:paraId="0E40C43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5B50D82"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DD41AA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7D0F5E1E"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subject</w:t>
      </w:r>
      <w:r w:rsidRPr="003F442A">
        <w:rPr>
          <w:rFonts w:ascii="Menlo" w:hAnsi="Menlo" w:cs="Menlo"/>
          <w:color w:val="D4D4D4"/>
          <w:sz w:val="15"/>
          <w:szCs w:val="15"/>
        </w:rPr>
        <w:t>": {</w:t>
      </w:r>
    </w:p>
    <w:p w14:paraId="519AA301"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reference</w:t>
      </w:r>
      <w:r w:rsidRPr="003F442A">
        <w:rPr>
          <w:rFonts w:ascii="Menlo" w:hAnsi="Menlo" w:cs="Menlo"/>
          <w:color w:val="D4D4D4"/>
          <w:sz w:val="15"/>
          <w:szCs w:val="15"/>
        </w:rPr>
        <w:t xml:space="preserve">": </w:t>
      </w:r>
      <w:r w:rsidRPr="003F442A">
        <w:rPr>
          <w:rFonts w:ascii="Menlo" w:hAnsi="Menlo" w:cs="Menlo"/>
          <w:color w:val="CE9178"/>
          <w:sz w:val="15"/>
          <w:szCs w:val="15"/>
        </w:rPr>
        <w:t>"Patient/1677163"</w:t>
      </w:r>
    </w:p>
    <w:p w14:paraId="346C2BD0"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4D9AB3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1D8A6953"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1F750C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7E36C10"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resource</w:t>
      </w:r>
      <w:r w:rsidRPr="003F442A">
        <w:rPr>
          <w:rFonts w:ascii="Menlo" w:hAnsi="Menlo" w:cs="Menlo"/>
          <w:color w:val="D4D4D4"/>
          <w:sz w:val="15"/>
          <w:szCs w:val="15"/>
        </w:rPr>
        <w:t>": {</w:t>
      </w:r>
    </w:p>
    <w:p w14:paraId="1AB5865E"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roofErr w:type="spellStart"/>
      <w:r w:rsidRPr="003F442A">
        <w:rPr>
          <w:rFonts w:ascii="Menlo" w:hAnsi="Menlo" w:cs="Menlo"/>
          <w:color w:val="9CDCFE"/>
          <w:sz w:val="15"/>
          <w:szCs w:val="15"/>
        </w:rPr>
        <w:t>resourceType</w:t>
      </w:r>
      <w:proofErr w:type="spellEnd"/>
      <w:r w:rsidRPr="003F442A">
        <w:rPr>
          <w:rFonts w:ascii="Menlo" w:hAnsi="Menlo" w:cs="Menlo"/>
          <w:color w:val="D4D4D4"/>
          <w:sz w:val="15"/>
          <w:szCs w:val="15"/>
        </w:rPr>
        <w:t xml:space="preserve">": </w:t>
      </w:r>
      <w:r w:rsidRPr="003F442A">
        <w:rPr>
          <w:rFonts w:ascii="Menlo" w:hAnsi="Menlo" w:cs="Menlo"/>
          <w:color w:val="CE9178"/>
          <w:sz w:val="15"/>
          <w:szCs w:val="15"/>
        </w:rPr>
        <w:t>"Condition"</w:t>
      </w:r>
      <w:r w:rsidRPr="003F442A">
        <w:rPr>
          <w:rFonts w:ascii="Menlo" w:hAnsi="Menlo" w:cs="Menlo"/>
          <w:color w:val="D4D4D4"/>
          <w:sz w:val="15"/>
          <w:szCs w:val="15"/>
        </w:rPr>
        <w:t>,</w:t>
      </w:r>
    </w:p>
    <w:p w14:paraId="40F094D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id</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SitVerySevAls</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688B145C"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w:t>
      </w:r>
    </w:p>
    <w:p w14:paraId="3A98EADC"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coding</w:t>
      </w:r>
      <w:r w:rsidRPr="003F442A">
        <w:rPr>
          <w:rFonts w:ascii="Menlo" w:hAnsi="Menlo" w:cs="Menlo"/>
          <w:color w:val="D4D4D4"/>
          <w:sz w:val="15"/>
          <w:szCs w:val="15"/>
        </w:rPr>
        <w:t>": [</w:t>
      </w:r>
    </w:p>
    <w:p w14:paraId="1776C0CF"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41CF723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system</w:t>
      </w:r>
      <w:r w:rsidRPr="003F442A">
        <w:rPr>
          <w:rFonts w:ascii="Menlo" w:hAnsi="Menlo" w:cs="Menlo"/>
          <w:color w:val="D4D4D4"/>
          <w:sz w:val="15"/>
          <w:szCs w:val="15"/>
        </w:rPr>
        <w:t xml:space="preserve">": </w:t>
      </w:r>
      <w:r w:rsidRPr="003F442A">
        <w:rPr>
          <w:rFonts w:ascii="Menlo" w:hAnsi="Menlo" w:cs="Menlo"/>
          <w:color w:val="CE9178"/>
          <w:sz w:val="15"/>
          <w:szCs w:val="15"/>
        </w:rPr>
        <w:t>"http://anonymous.org/data/</w:t>
      </w:r>
      <w:proofErr w:type="spellStart"/>
      <w:r w:rsidRPr="003F442A">
        <w:rPr>
          <w:rFonts w:ascii="Menlo" w:hAnsi="Menlo" w:cs="Menlo"/>
          <w:color w:val="CE9178"/>
          <w:sz w:val="15"/>
          <w:szCs w:val="15"/>
        </w:rPr>
        <w:t>SitVerySevAls</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4E5E21A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SitVerySevAls</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0C3D731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display</w:t>
      </w:r>
      <w:r w:rsidRPr="003F442A">
        <w:rPr>
          <w:rFonts w:ascii="Menlo" w:hAnsi="Menlo" w:cs="Menlo"/>
          <w:color w:val="D4D4D4"/>
          <w:sz w:val="15"/>
          <w:szCs w:val="15"/>
        </w:rPr>
        <w:t xml:space="preserve">": </w:t>
      </w:r>
      <w:r w:rsidRPr="003F442A">
        <w:rPr>
          <w:rFonts w:ascii="Menlo" w:hAnsi="Menlo" w:cs="Menlo"/>
          <w:color w:val="CE9178"/>
          <w:sz w:val="15"/>
          <w:szCs w:val="15"/>
        </w:rPr>
        <w:t>"having a very severe airflow limitation severity"</w:t>
      </w:r>
    </w:p>
    <w:p w14:paraId="2C75CD8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E5B153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47493F36"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00AD3D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subject</w:t>
      </w:r>
      <w:r w:rsidRPr="003F442A">
        <w:rPr>
          <w:rFonts w:ascii="Menlo" w:hAnsi="Menlo" w:cs="Menlo"/>
          <w:color w:val="D4D4D4"/>
          <w:sz w:val="15"/>
          <w:szCs w:val="15"/>
        </w:rPr>
        <w:t>": {</w:t>
      </w:r>
    </w:p>
    <w:p w14:paraId="1A6E5F3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reference</w:t>
      </w:r>
      <w:r w:rsidRPr="003F442A">
        <w:rPr>
          <w:rFonts w:ascii="Menlo" w:hAnsi="Menlo" w:cs="Menlo"/>
          <w:color w:val="D4D4D4"/>
          <w:sz w:val="15"/>
          <w:szCs w:val="15"/>
        </w:rPr>
        <w:t xml:space="preserve">": </w:t>
      </w:r>
      <w:r w:rsidRPr="003F442A">
        <w:rPr>
          <w:rFonts w:ascii="Menlo" w:hAnsi="Menlo" w:cs="Menlo"/>
          <w:color w:val="CE9178"/>
          <w:sz w:val="15"/>
          <w:szCs w:val="15"/>
        </w:rPr>
        <w:t>"Patient/1677163"</w:t>
      </w:r>
    </w:p>
    <w:p w14:paraId="17476E9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2A6B484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70C01A43"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14BC7A13"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1DA3D69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resource</w:t>
      </w:r>
      <w:r w:rsidRPr="003F442A">
        <w:rPr>
          <w:rFonts w:ascii="Menlo" w:hAnsi="Menlo" w:cs="Menlo"/>
          <w:color w:val="D4D4D4"/>
          <w:sz w:val="15"/>
          <w:szCs w:val="15"/>
        </w:rPr>
        <w:t>": {</w:t>
      </w:r>
    </w:p>
    <w:p w14:paraId="316C0E5C"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roofErr w:type="spellStart"/>
      <w:r w:rsidRPr="003F442A">
        <w:rPr>
          <w:rFonts w:ascii="Menlo" w:hAnsi="Menlo" w:cs="Menlo"/>
          <w:color w:val="9CDCFE"/>
          <w:sz w:val="15"/>
          <w:szCs w:val="15"/>
        </w:rPr>
        <w:t>resourceType</w:t>
      </w:r>
      <w:proofErr w:type="spellEnd"/>
      <w:r w:rsidRPr="003F442A">
        <w:rPr>
          <w:rFonts w:ascii="Menlo" w:hAnsi="Menlo" w:cs="Menlo"/>
          <w:color w:val="D4D4D4"/>
          <w:sz w:val="15"/>
          <w:szCs w:val="15"/>
        </w:rPr>
        <w:t xml:space="preserve">": </w:t>
      </w:r>
      <w:r w:rsidRPr="003F442A">
        <w:rPr>
          <w:rFonts w:ascii="Menlo" w:hAnsi="Menlo" w:cs="Menlo"/>
          <w:color w:val="CE9178"/>
          <w:sz w:val="15"/>
          <w:szCs w:val="15"/>
        </w:rPr>
        <w:t>"Condition"</w:t>
      </w:r>
      <w:r w:rsidRPr="003F442A">
        <w:rPr>
          <w:rFonts w:ascii="Menlo" w:hAnsi="Menlo" w:cs="Menlo"/>
          <w:color w:val="D4D4D4"/>
          <w:sz w:val="15"/>
          <w:szCs w:val="15"/>
        </w:rPr>
        <w:t>,</w:t>
      </w:r>
    </w:p>
    <w:p w14:paraId="196FBF68"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id</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SitPrLngHlth</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6F0EC668"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w:t>
      </w:r>
    </w:p>
    <w:p w14:paraId="24DE648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coding</w:t>
      </w:r>
      <w:r w:rsidRPr="003F442A">
        <w:rPr>
          <w:rFonts w:ascii="Menlo" w:hAnsi="Menlo" w:cs="Menlo"/>
          <w:color w:val="D4D4D4"/>
          <w:sz w:val="15"/>
          <w:szCs w:val="15"/>
        </w:rPr>
        <w:t>": [</w:t>
      </w:r>
    </w:p>
    <w:p w14:paraId="02C2E29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097C5F8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system</w:t>
      </w:r>
      <w:r w:rsidRPr="003F442A">
        <w:rPr>
          <w:rFonts w:ascii="Menlo" w:hAnsi="Menlo" w:cs="Menlo"/>
          <w:color w:val="D4D4D4"/>
          <w:sz w:val="15"/>
          <w:szCs w:val="15"/>
        </w:rPr>
        <w:t xml:space="preserve">": </w:t>
      </w:r>
      <w:r w:rsidRPr="003F442A">
        <w:rPr>
          <w:rFonts w:ascii="Menlo" w:hAnsi="Menlo" w:cs="Menlo"/>
          <w:color w:val="CE9178"/>
          <w:sz w:val="15"/>
          <w:szCs w:val="15"/>
        </w:rPr>
        <w:t>"http://anonymous.org/data/</w:t>
      </w:r>
      <w:proofErr w:type="spellStart"/>
      <w:r w:rsidRPr="003F442A">
        <w:rPr>
          <w:rFonts w:ascii="Menlo" w:hAnsi="Menlo" w:cs="Menlo"/>
          <w:color w:val="CE9178"/>
          <w:sz w:val="15"/>
          <w:szCs w:val="15"/>
        </w:rPr>
        <w:t>SitPrLngHlth</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03698442"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SitPrLngHlth</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020383A8"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display</w:t>
      </w:r>
      <w:r w:rsidRPr="003F442A">
        <w:rPr>
          <w:rFonts w:ascii="Menlo" w:hAnsi="Menlo" w:cs="Menlo"/>
          <w:color w:val="D4D4D4"/>
          <w:sz w:val="15"/>
          <w:szCs w:val="15"/>
        </w:rPr>
        <w:t xml:space="preserve">": </w:t>
      </w:r>
      <w:r w:rsidRPr="003F442A">
        <w:rPr>
          <w:rFonts w:ascii="Menlo" w:hAnsi="Menlo" w:cs="Menlo"/>
          <w:color w:val="CE9178"/>
          <w:sz w:val="15"/>
          <w:szCs w:val="15"/>
        </w:rPr>
        <w:t>"having a poor pulmonary health"</w:t>
      </w:r>
    </w:p>
    <w:p w14:paraId="5BDE644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7DB9DD16"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5E638CB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2C1A9F9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subject</w:t>
      </w:r>
      <w:r w:rsidRPr="003F442A">
        <w:rPr>
          <w:rFonts w:ascii="Menlo" w:hAnsi="Menlo" w:cs="Menlo"/>
          <w:color w:val="D4D4D4"/>
          <w:sz w:val="15"/>
          <w:szCs w:val="15"/>
        </w:rPr>
        <w:t>": {</w:t>
      </w:r>
    </w:p>
    <w:p w14:paraId="14699D3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reference</w:t>
      </w:r>
      <w:r w:rsidRPr="003F442A">
        <w:rPr>
          <w:rFonts w:ascii="Menlo" w:hAnsi="Menlo" w:cs="Menlo"/>
          <w:color w:val="D4D4D4"/>
          <w:sz w:val="15"/>
          <w:szCs w:val="15"/>
        </w:rPr>
        <w:t xml:space="preserve">": </w:t>
      </w:r>
      <w:r w:rsidRPr="003F442A">
        <w:rPr>
          <w:rFonts w:ascii="Menlo" w:hAnsi="Menlo" w:cs="Menlo"/>
          <w:color w:val="CE9178"/>
          <w:sz w:val="15"/>
          <w:szCs w:val="15"/>
        </w:rPr>
        <w:t>"Patient/1677163"</w:t>
      </w:r>
    </w:p>
    <w:p w14:paraId="32C1A272"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lastRenderedPageBreak/>
        <w:t xml:space="preserve">                      }</w:t>
      </w:r>
    </w:p>
    <w:p w14:paraId="4981CA3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1337F29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462EE7C"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42640481"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resource</w:t>
      </w:r>
      <w:r w:rsidRPr="003F442A">
        <w:rPr>
          <w:rFonts w:ascii="Menlo" w:hAnsi="Menlo" w:cs="Menlo"/>
          <w:color w:val="D4D4D4"/>
          <w:sz w:val="15"/>
          <w:szCs w:val="15"/>
        </w:rPr>
        <w:t>": {</w:t>
      </w:r>
    </w:p>
    <w:p w14:paraId="120DB390"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roofErr w:type="spellStart"/>
      <w:r w:rsidRPr="003F442A">
        <w:rPr>
          <w:rFonts w:ascii="Menlo" w:hAnsi="Menlo" w:cs="Menlo"/>
          <w:color w:val="9CDCFE"/>
          <w:sz w:val="15"/>
          <w:szCs w:val="15"/>
        </w:rPr>
        <w:t>resourceType</w:t>
      </w:r>
      <w:proofErr w:type="spellEnd"/>
      <w:r w:rsidRPr="003F442A">
        <w:rPr>
          <w:rFonts w:ascii="Menlo" w:hAnsi="Menlo" w:cs="Menlo"/>
          <w:color w:val="D4D4D4"/>
          <w:sz w:val="15"/>
          <w:szCs w:val="15"/>
        </w:rPr>
        <w:t xml:space="preserve">": </w:t>
      </w:r>
      <w:r w:rsidRPr="003F442A">
        <w:rPr>
          <w:rFonts w:ascii="Menlo" w:hAnsi="Menlo" w:cs="Menlo"/>
          <w:color w:val="CE9178"/>
          <w:sz w:val="15"/>
          <w:szCs w:val="15"/>
        </w:rPr>
        <w:t>"Condition"</w:t>
      </w:r>
      <w:r w:rsidRPr="003F442A">
        <w:rPr>
          <w:rFonts w:ascii="Menlo" w:hAnsi="Menlo" w:cs="Menlo"/>
          <w:color w:val="D4D4D4"/>
          <w:sz w:val="15"/>
          <w:szCs w:val="15"/>
        </w:rPr>
        <w:t>,</w:t>
      </w:r>
    </w:p>
    <w:p w14:paraId="32AE67F7"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id</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SitLwRskCrd</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67D7419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w:t>
      </w:r>
    </w:p>
    <w:p w14:paraId="47FC86B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coding</w:t>
      </w:r>
      <w:r w:rsidRPr="003F442A">
        <w:rPr>
          <w:rFonts w:ascii="Menlo" w:hAnsi="Menlo" w:cs="Menlo"/>
          <w:color w:val="D4D4D4"/>
          <w:sz w:val="15"/>
          <w:szCs w:val="15"/>
        </w:rPr>
        <w:t>": [</w:t>
      </w:r>
    </w:p>
    <w:p w14:paraId="3DC9D9AD"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03B0939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system</w:t>
      </w:r>
      <w:r w:rsidRPr="003F442A">
        <w:rPr>
          <w:rFonts w:ascii="Menlo" w:hAnsi="Menlo" w:cs="Menlo"/>
          <w:color w:val="D4D4D4"/>
          <w:sz w:val="15"/>
          <w:szCs w:val="15"/>
        </w:rPr>
        <w:t xml:space="preserve">": </w:t>
      </w:r>
      <w:r w:rsidRPr="003F442A">
        <w:rPr>
          <w:rFonts w:ascii="Menlo" w:hAnsi="Menlo" w:cs="Menlo"/>
          <w:color w:val="CE9178"/>
          <w:sz w:val="15"/>
          <w:szCs w:val="15"/>
        </w:rPr>
        <w:t>"http://anonymous.org/data/</w:t>
      </w:r>
      <w:proofErr w:type="spellStart"/>
      <w:r w:rsidRPr="003F442A">
        <w:rPr>
          <w:rFonts w:ascii="Menlo" w:hAnsi="Menlo" w:cs="Menlo"/>
          <w:color w:val="CE9178"/>
          <w:sz w:val="15"/>
          <w:szCs w:val="15"/>
        </w:rPr>
        <w:t>SitLwRskCrd</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281B0E9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code</w:t>
      </w:r>
      <w:r w:rsidRPr="003F442A">
        <w:rPr>
          <w:rFonts w:ascii="Menlo" w:hAnsi="Menlo" w:cs="Menlo"/>
          <w:color w:val="D4D4D4"/>
          <w:sz w:val="15"/>
          <w:szCs w:val="15"/>
        </w:rPr>
        <w:t xml:space="preserve">": </w:t>
      </w:r>
      <w:r w:rsidRPr="003F442A">
        <w:rPr>
          <w:rFonts w:ascii="Menlo" w:hAnsi="Menlo" w:cs="Menlo"/>
          <w:color w:val="CE9178"/>
          <w:sz w:val="15"/>
          <w:szCs w:val="15"/>
        </w:rPr>
        <w:t>"</w:t>
      </w:r>
      <w:proofErr w:type="spellStart"/>
      <w:r w:rsidRPr="003F442A">
        <w:rPr>
          <w:rFonts w:ascii="Menlo" w:hAnsi="Menlo" w:cs="Menlo"/>
          <w:color w:val="CE9178"/>
          <w:sz w:val="15"/>
          <w:szCs w:val="15"/>
        </w:rPr>
        <w:t>SitLwRskCrd</w:t>
      </w:r>
      <w:proofErr w:type="spellEnd"/>
      <w:r w:rsidRPr="003F442A">
        <w:rPr>
          <w:rFonts w:ascii="Menlo" w:hAnsi="Menlo" w:cs="Menlo"/>
          <w:color w:val="CE9178"/>
          <w:sz w:val="15"/>
          <w:szCs w:val="15"/>
        </w:rPr>
        <w:t>"</w:t>
      </w:r>
      <w:r w:rsidRPr="003F442A">
        <w:rPr>
          <w:rFonts w:ascii="Menlo" w:hAnsi="Menlo" w:cs="Menlo"/>
          <w:color w:val="D4D4D4"/>
          <w:sz w:val="15"/>
          <w:szCs w:val="15"/>
        </w:rPr>
        <w:t>,</w:t>
      </w:r>
    </w:p>
    <w:p w14:paraId="310B0DDF"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display</w:t>
      </w:r>
      <w:r w:rsidRPr="003F442A">
        <w:rPr>
          <w:rFonts w:ascii="Menlo" w:hAnsi="Menlo" w:cs="Menlo"/>
          <w:color w:val="D4D4D4"/>
          <w:sz w:val="15"/>
          <w:szCs w:val="15"/>
        </w:rPr>
        <w:t xml:space="preserve">": </w:t>
      </w:r>
      <w:r w:rsidRPr="003F442A">
        <w:rPr>
          <w:rFonts w:ascii="Menlo" w:hAnsi="Menlo" w:cs="Menlo"/>
          <w:color w:val="CE9178"/>
          <w:sz w:val="15"/>
          <w:szCs w:val="15"/>
        </w:rPr>
        <w:t>"low risk of having cardiac rhythm disturbances"</w:t>
      </w:r>
    </w:p>
    <w:p w14:paraId="101FF02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44C5D8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70AD1D0B"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C402BC1"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subject</w:t>
      </w:r>
      <w:r w:rsidRPr="003F442A">
        <w:rPr>
          <w:rFonts w:ascii="Menlo" w:hAnsi="Menlo" w:cs="Menlo"/>
          <w:color w:val="D4D4D4"/>
          <w:sz w:val="15"/>
          <w:szCs w:val="15"/>
        </w:rPr>
        <w:t>": {</w:t>
      </w:r>
    </w:p>
    <w:p w14:paraId="04DB4F3A"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r w:rsidRPr="003F442A">
        <w:rPr>
          <w:rFonts w:ascii="Menlo" w:hAnsi="Menlo" w:cs="Menlo"/>
          <w:color w:val="9CDCFE"/>
          <w:sz w:val="15"/>
          <w:szCs w:val="15"/>
        </w:rPr>
        <w:t>reference</w:t>
      </w:r>
      <w:r w:rsidRPr="003F442A">
        <w:rPr>
          <w:rFonts w:ascii="Menlo" w:hAnsi="Menlo" w:cs="Menlo"/>
          <w:color w:val="D4D4D4"/>
          <w:sz w:val="15"/>
          <w:szCs w:val="15"/>
        </w:rPr>
        <w:t xml:space="preserve">": </w:t>
      </w:r>
      <w:r w:rsidRPr="003F442A">
        <w:rPr>
          <w:rFonts w:ascii="Menlo" w:hAnsi="Menlo" w:cs="Menlo"/>
          <w:color w:val="CE9178"/>
          <w:sz w:val="15"/>
          <w:szCs w:val="15"/>
        </w:rPr>
        <w:t>"Patient/1677163"</w:t>
      </w:r>
    </w:p>
    <w:p w14:paraId="6C7B1BD1"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49E70029"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3DFDF9A4" w14:textId="77777777" w:rsidR="003F442A" w:rsidRPr="003F442A" w:rsidRDefault="003F442A" w:rsidP="003F442A">
      <w:pPr>
        <w:shd w:val="clear" w:color="auto" w:fill="1E1E1E"/>
        <w:rPr>
          <w:rFonts w:ascii="Menlo" w:hAnsi="Menlo" w:cs="Menlo"/>
          <w:color w:val="D4D4D4"/>
          <w:sz w:val="15"/>
          <w:szCs w:val="15"/>
        </w:rPr>
      </w:pPr>
      <w:r w:rsidRPr="003F442A">
        <w:rPr>
          <w:rFonts w:ascii="Menlo" w:hAnsi="Menlo" w:cs="Menlo"/>
          <w:color w:val="D4D4D4"/>
          <w:sz w:val="15"/>
          <w:szCs w:val="15"/>
        </w:rPr>
        <w:t xml:space="preserve">                  }</w:t>
      </w:r>
    </w:p>
    <w:p w14:paraId="6F63211D" w14:textId="51100A5E" w:rsidR="00797D2E" w:rsidRDefault="00797D2E" w:rsidP="004E2656">
      <w:r>
        <w:t xml:space="preserve">Condition resources are referenced by </w:t>
      </w:r>
      <w:proofErr w:type="spellStart"/>
      <w:r>
        <w:t>forecastEffect</w:t>
      </w:r>
      <w:proofErr w:type="spellEnd"/>
      <w:r w:rsidR="009A220B">
        <w:t xml:space="preserve"> resources</w:t>
      </w:r>
      <w:r w:rsidR="00A37BB3">
        <w:t>, which we introduce next.</w:t>
      </w:r>
    </w:p>
    <w:p w14:paraId="6F6AA8D7" w14:textId="08611D56" w:rsidR="009A220B" w:rsidRDefault="009A220B" w:rsidP="009A220B">
      <w:pPr>
        <w:pStyle w:val="Heading4"/>
      </w:pPr>
      <w:r>
        <w:t>Forecasteffect resources</w:t>
      </w:r>
    </w:p>
    <w:p w14:paraId="10AF2A36" w14:textId="3A896F79" w:rsidR="009A220B" w:rsidRDefault="00D5510E" w:rsidP="009A220B">
      <w:r>
        <w:t xml:space="preserve">FHIR </w:t>
      </w:r>
      <w:proofErr w:type="spellStart"/>
      <w:r>
        <w:t>forecastEffect</w:t>
      </w:r>
      <w:proofErr w:type="spellEnd"/>
      <w:r>
        <w:t xml:space="preserve"> was designed to</w:t>
      </w:r>
      <w:r w:rsidR="007B59DA">
        <w:t xml:space="preserve"> represent a TMR causation belief term, that is, the expected</w:t>
      </w:r>
      <w:r w:rsidR="002C1731">
        <w:t xml:space="preserve"> main, and possibly secondary, effects of</w:t>
      </w:r>
      <w:r w:rsidR="001B2958">
        <w:t xml:space="preserve"> administering a care action to a patient </w:t>
      </w:r>
      <w:r w:rsidR="00240418">
        <w:t>to</w:t>
      </w:r>
      <w:r w:rsidR="001B2958">
        <w:t xml:space="preserve"> change the state of a</w:t>
      </w:r>
      <w:r w:rsidR="00D67B2F">
        <w:t xml:space="preserve"> clinical property. </w:t>
      </w:r>
      <w:r w:rsidR="00C36B1F">
        <w:t xml:space="preserve">The definition of FHIR </w:t>
      </w:r>
      <w:proofErr w:type="spellStart"/>
      <w:r w:rsidR="00C36B1F">
        <w:t>forecastEffect</w:t>
      </w:r>
      <w:proofErr w:type="spellEnd"/>
      <w:r w:rsidR="00C36B1F">
        <w:t xml:space="preserve"> can be found in </w:t>
      </w:r>
      <w:hyperlink r:id="rId47" w:history="1">
        <w:r w:rsidR="00CC4D2A" w:rsidRPr="00E86BD1">
          <w:rPr>
            <w:rStyle w:val="Hyperlink"/>
          </w:rPr>
          <w:t>https://github.com/susoDominguez/ROAD2H-hooks</w:t>
        </w:r>
      </w:hyperlink>
      <w:r w:rsidR="00CC4D2A">
        <w:t xml:space="preserve">. A descriptive example is given </w:t>
      </w:r>
      <w:r w:rsidR="00426FFF">
        <w:t xml:space="preserve">next, after introducing the collection of </w:t>
      </w:r>
      <w:proofErr w:type="spellStart"/>
      <w:r w:rsidR="00426FFF">
        <w:t>forecastEffect</w:t>
      </w:r>
      <w:proofErr w:type="spellEnd"/>
      <w:r w:rsidR="00426FFF">
        <w:t xml:space="preserve"> entries </w:t>
      </w:r>
      <w:r w:rsidR="007E1D9C">
        <w:t>which are part of the CDS card response.</w:t>
      </w:r>
    </w:p>
    <w:p w14:paraId="45CFAC8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w:t>
      </w:r>
    </w:p>
    <w:p w14:paraId="4B1978B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resource</w:t>
      </w:r>
      <w:r w:rsidRPr="007E1D9C">
        <w:rPr>
          <w:rFonts w:ascii="Menlo" w:hAnsi="Menlo" w:cs="Menlo"/>
          <w:color w:val="D4D4D4"/>
          <w:sz w:val="15"/>
          <w:szCs w:val="15"/>
        </w:rPr>
        <w:t>": {</w:t>
      </w:r>
    </w:p>
    <w:p w14:paraId="2B39435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resourceType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ForecastEffect</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4ED8932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id</w:t>
      </w:r>
      <w:r w:rsidRPr="007E1D9C">
        <w:rPr>
          <w:rFonts w:ascii="Menlo" w:hAnsi="Menlo" w:cs="Menlo"/>
          <w:color w:val="D4D4D4"/>
          <w:sz w:val="15"/>
          <w:szCs w:val="15"/>
        </w:rPr>
        <w:t xml:space="preserve">": </w:t>
      </w:r>
      <w:r w:rsidRPr="007E1D9C">
        <w:rPr>
          <w:rFonts w:ascii="Menlo" w:hAnsi="Menlo" w:cs="Menlo"/>
          <w:color w:val="CE9178"/>
          <w:sz w:val="15"/>
          <w:szCs w:val="15"/>
        </w:rPr>
        <w:t>"SitHghRskFlu2SitLwRskFluMp"</w:t>
      </w:r>
      <w:r w:rsidRPr="007E1D9C">
        <w:rPr>
          <w:rFonts w:ascii="Menlo" w:hAnsi="Menlo" w:cs="Menlo"/>
          <w:color w:val="D4D4D4"/>
          <w:sz w:val="15"/>
          <w:szCs w:val="15"/>
        </w:rPr>
        <w:t>,</w:t>
      </w:r>
    </w:p>
    <w:p w14:paraId="659139D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typeOfEffect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"main-effect"</w:t>
      </w:r>
      <w:r w:rsidRPr="007E1D9C">
        <w:rPr>
          <w:rFonts w:ascii="Menlo" w:hAnsi="Menlo" w:cs="Menlo"/>
          <w:color w:val="D4D4D4"/>
          <w:sz w:val="15"/>
          <w:szCs w:val="15"/>
        </w:rPr>
        <w:t>,</w:t>
      </w:r>
    </w:p>
    <w:p w14:paraId="0F65F48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typeOfEvent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"therapeutic-effect"</w:t>
      </w:r>
      <w:r w:rsidRPr="007E1D9C">
        <w:rPr>
          <w:rFonts w:ascii="Menlo" w:hAnsi="Menlo" w:cs="Menlo"/>
          <w:color w:val="D4D4D4"/>
          <w:sz w:val="15"/>
          <w:szCs w:val="15"/>
        </w:rPr>
        <w:t>,</w:t>
      </w:r>
    </w:p>
    <w:p w14:paraId="5562DB0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subject</w:t>
      </w:r>
      <w:r w:rsidRPr="007E1D9C">
        <w:rPr>
          <w:rFonts w:ascii="Menlo" w:hAnsi="Menlo" w:cs="Menlo"/>
          <w:color w:val="D4D4D4"/>
          <w:sz w:val="15"/>
          <w:szCs w:val="15"/>
        </w:rPr>
        <w:t>": {</w:t>
      </w:r>
    </w:p>
    <w:p w14:paraId="4C7A4CC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"Patient/1677163"</w:t>
      </w:r>
    </w:p>
    <w:p w14:paraId="0AE12E7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BC0447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appliesTo</w:t>
      </w:r>
      <w:proofErr w:type="spellEnd"/>
      <w:r w:rsidRPr="007E1D9C">
        <w:rPr>
          <w:rFonts w:ascii="Menlo" w:hAnsi="Menlo" w:cs="Menlo"/>
          <w:color w:val="D4D4D4"/>
          <w:sz w:val="15"/>
          <w:szCs w:val="15"/>
        </w:rPr>
        <w:t>": {</w:t>
      </w:r>
    </w:p>
    <w:p w14:paraId="1A0FCD7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careActionInstance</w:t>
      </w:r>
      <w:proofErr w:type="spellEnd"/>
      <w:r w:rsidRPr="007E1D9C">
        <w:rPr>
          <w:rFonts w:ascii="Menlo" w:hAnsi="Menlo" w:cs="Menlo"/>
          <w:color w:val="D4D4D4"/>
          <w:sz w:val="15"/>
          <w:szCs w:val="15"/>
        </w:rPr>
        <w:t>": [</w:t>
      </w:r>
    </w:p>
    <w:p w14:paraId="6B4A43A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B11DC9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MedicationRequest</w:t>
      </w:r>
      <w:proofErr w:type="spellEnd"/>
      <w:r w:rsidRPr="007E1D9C">
        <w:rPr>
          <w:rFonts w:ascii="Menlo" w:hAnsi="Menlo" w:cs="Menlo"/>
          <w:color w:val="CE9178"/>
          <w:sz w:val="15"/>
          <w:szCs w:val="15"/>
        </w:rPr>
        <w:t>/</w:t>
      </w:r>
      <w:proofErr w:type="spellStart"/>
      <w:r w:rsidRPr="007E1D9C">
        <w:rPr>
          <w:rFonts w:ascii="Menlo" w:hAnsi="Menlo" w:cs="Menlo"/>
          <w:color w:val="CE9178"/>
          <w:sz w:val="15"/>
          <w:szCs w:val="15"/>
        </w:rPr>
        <w:t>RecCOPD-FluVacDecPropRskFluShould</w:t>
      </w:r>
      <w:proofErr w:type="spellEnd"/>
      <w:r w:rsidRPr="007E1D9C">
        <w:rPr>
          <w:rFonts w:ascii="Menlo" w:hAnsi="Menlo" w:cs="Menlo"/>
          <w:color w:val="CE9178"/>
          <w:sz w:val="15"/>
          <w:szCs w:val="15"/>
        </w:rPr>
        <w:t>"</w:t>
      </w:r>
    </w:p>
    <w:p w14:paraId="174984E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A7D1E4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D00AEF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conditionAddressed</w:t>
      </w:r>
      <w:proofErr w:type="spellEnd"/>
      <w:r w:rsidRPr="007E1D9C">
        <w:rPr>
          <w:rFonts w:ascii="Menlo" w:hAnsi="Menlo" w:cs="Menlo"/>
          <w:color w:val="D4D4D4"/>
          <w:sz w:val="15"/>
          <w:szCs w:val="15"/>
        </w:rPr>
        <w:t>": {</w:t>
      </w:r>
    </w:p>
    <w:p w14:paraId="0E4513B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"Condition/</w:t>
      </w:r>
      <w:proofErr w:type="spellStart"/>
      <w:r w:rsidRPr="007E1D9C">
        <w:rPr>
          <w:rFonts w:ascii="Menlo" w:hAnsi="Menlo" w:cs="Menlo"/>
          <w:color w:val="CE9178"/>
          <w:sz w:val="15"/>
          <w:szCs w:val="15"/>
        </w:rPr>
        <w:t>SitHghRskFlu</w:t>
      </w:r>
      <w:proofErr w:type="spellEnd"/>
      <w:r w:rsidRPr="007E1D9C">
        <w:rPr>
          <w:rFonts w:ascii="Menlo" w:hAnsi="Menlo" w:cs="Menlo"/>
          <w:color w:val="CE9178"/>
          <w:sz w:val="15"/>
          <w:szCs w:val="15"/>
        </w:rPr>
        <w:t>"</w:t>
      </w:r>
    </w:p>
    <w:p w14:paraId="0B12597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9FE884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4BF4DD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expectedOutcomeCode</w:t>
      </w:r>
      <w:proofErr w:type="spellEnd"/>
      <w:r w:rsidRPr="007E1D9C">
        <w:rPr>
          <w:rFonts w:ascii="Menlo" w:hAnsi="Menlo" w:cs="Menlo"/>
          <w:color w:val="D4D4D4"/>
          <w:sz w:val="15"/>
          <w:szCs w:val="15"/>
        </w:rPr>
        <w:t>": {</w:t>
      </w:r>
    </w:p>
    <w:p w14:paraId="0A1AB5A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3DB6D0F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97C11D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SitLwRskFlu</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17C4303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SitLwRskFlu</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5C7B0ED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"having a low risk of contracting influenza disease"</w:t>
      </w:r>
    </w:p>
    <w:p w14:paraId="77F52BE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3A299B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FF0802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8718DF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targetMeasurement</w:t>
      </w:r>
      <w:proofErr w:type="spellEnd"/>
      <w:r w:rsidRPr="007E1D9C">
        <w:rPr>
          <w:rFonts w:ascii="Menlo" w:hAnsi="Menlo" w:cs="Menlo"/>
          <w:color w:val="D4D4D4"/>
          <w:sz w:val="15"/>
          <w:szCs w:val="15"/>
        </w:rPr>
        <w:t>": {</w:t>
      </w:r>
    </w:p>
    <w:p w14:paraId="275F49B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measuredProperty</w:t>
      </w:r>
      <w:proofErr w:type="spellEnd"/>
      <w:r w:rsidRPr="007E1D9C">
        <w:rPr>
          <w:rFonts w:ascii="Menlo" w:hAnsi="Menlo" w:cs="Menlo"/>
          <w:color w:val="D4D4D4"/>
          <w:sz w:val="15"/>
          <w:szCs w:val="15"/>
        </w:rPr>
        <w:t>": {</w:t>
      </w:r>
    </w:p>
    <w:p w14:paraId="0D9BD24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2DDF2E6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605321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PropRskFlu</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705F670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PropRskFlu</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170187F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"risk of contracting influenza disease"</w:t>
      </w:r>
    </w:p>
    <w:p w14:paraId="30C9B63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560519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B27FAF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7D44E3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degreeOfChange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"decrease"</w:t>
      </w:r>
    </w:p>
    <w:p w14:paraId="56C893E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7DFDB0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probability</w:t>
      </w:r>
      <w:r w:rsidRPr="007E1D9C">
        <w:rPr>
          <w:rFonts w:ascii="Menlo" w:hAnsi="Menlo" w:cs="Menlo"/>
          <w:color w:val="D4D4D4"/>
          <w:sz w:val="15"/>
          <w:szCs w:val="15"/>
        </w:rPr>
        <w:t xml:space="preserve">": </w:t>
      </w:r>
      <w:r w:rsidRPr="007E1D9C">
        <w:rPr>
          <w:rFonts w:ascii="Menlo" w:hAnsi="Menlo" w:cs="Menlo"/>
          <w:color w:val="CE9178"/>
          <w:sz w:val="15"/>
          <w:szCs w:val="15"/>
        </w:rPr>
        <w:t>"always"</w:t>
      </w:r>
      <w:r w:rsidRPr="007E1D9C">
        <w:rPr>
          <w:rFonts w:ascii="Menlo" w:hAnsi="Menlo" w:cs="Menlo"/>
          <w:color w:val="D4D4D4"/>
          <w:sz w:val="15"/>
          <w:szCs w:val="15"/>
        </w:rPr>
        <w:t>,</w:t>
      </w:r>
    </w:p>
    <w:p w14:paraId="11E2F6B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evidence</w:t>
      </w:r>
      <w:r w:rsidRPr="007E1D9C">
        <w:rPr>
          <w:rFonts w:ascii="Menlo" w:hAnsi="Menlo" w:cs="Menlo"/>
          <w:color w:val="D4D4D4"/>
          <w:sz w:val="15"/>
          <w:szCs w:val="15"/>
        </w:rPr>
        <w:t xml:space="preserve">": </w:t>
      </w:r>
      <w:r w:rsidRPr="007E1D9C">
        <w:rPr>
          <w:rFonts w:ascii="Menlo" w:hAnsi="Menlo" w:cs="Menlo"/>
          <w:color w:val="CE9178"/>
          <w:sz w:val="15"/>
          <w:szCs w:val="15"/>
        </w:rPr>
        <w:t>"high"</w:t>
      </w:r>
    </w:p>
    <w:p w14:paraId="4B1F630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E28001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F98D47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51CA09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lastRenderedPageBreak/>
        <w:t xml:space="preserve">                    "</w:t>
      </w:r>
      <w:r w:rsidRPr="007E1D9C">
        <w:rPr>
          <w:rFonts w:ascii="Menlo" w:hAnsi="Menlo" w:cs="Menlo"/>
          <w:color w:val="9CDCFE"/>
          <w:sz w:val="15"/>
          <w:szCs w:val="15"/>
        </w:rPr>
        <w:t>resource</w:t>
      </w:r>
      <w:r w:rsidRPr="007E1D9C">
        <w:rPr>
          <w:rFonts w:ascii="Menlo" w:hAnsi="Menlo" w:cs="Menlo"/>
          <w:color w:val="D4D4D4"/>
          <w:sz w:val="15"/>
          <w:szCs w:val="15"/>
        </w:rPr>
        <w:t>": {</w:t>
      </w:r>
    </w:p>
    <w:p w14:paraId="0649B14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resourceType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ForecastEffect</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5421A96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id</w:t>
      </w:r>
      <w:r w:rsidRPr="007E1D9C">
        <w:rPr>
          <w:rFonts w:ascii="Menlo" w:hAnsi="Menlo" w:cs="Menlo"/>
          <w:color w:val="D4D4D4"/>
          <w:sz w:val="15"/>
          <w:szCs w:val="15"/>
        </w:rPr>
        <w:t xml:space="preserve">": </w:t>
      </w:r>
      <w:r w:rsidRPr="007E1D9C">
        <w:rPr>
          <w:rFonts w:ascii="Menlo" w:hAnsi="Menlo" w:cs="Menlo"/>
          <w:color w:val="CE9178"/>
          <w:sz w:val="15"/>
          <w:szCs w:val="15"/>
        </w:rPr>
        <w:t>"SitPrQol2SitNrmQolMp"</w:t>
      </w:r>
      <w:r w:rsidRPr="007E1D9C">
        <w:rPr>
          <w:rFonts w:ascii="Menlo" w:hAnsi="Menlo" w:cs="Menlo"/>
          <w:color w:val="D4D4D4"/>
          <w:sz w:val="15"/>
          <w:szCs w:val="15"/>
        </w:rPr>
        <w:t>,</w:t>
      </w:r>
    </w:p>
    <w:p w14:paraId="2A6CEDB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typeOfEffect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"main-effect"</w:t>
      </w:r>
      <w:r w:rsidRPr="007E1D9C">
        <w:rPr>
          <w:rFonts w:ascii="Menlo" w:hAnsi="Menlo" w:cs="Menlo"/>
          <w:color w:val="D4D4D4"/>
          <w:sz w:val="15"/>
          <w:szCs w:val="15"/>
        </w:rPr>
        <w:t>,</w:t>
      </w:r>
    </w:p>
    <w:p w14:paraId="2FE89E1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typeOfEvent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"therapeutic-effect"</w:t>
      </w:r>
      <w:r w:rsidRPr="007E1D9C">
        <w:rPr>
          <w:rFonts w:ascii="Menlo" w:hAnsi="Menlo" w:cs="Menlo"/>
          <w:color w:val="D4D4D4"/>
          <w:sz w:val="15"/>
          <w:szCs w:val="15"/>
        </w:rPr>
        <w:t>,</w:t>
      </w:r>
    </w:p>
    <w:p w14:paraId="0A06721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subject</w:t>
      </w:r>
      <w:r w:rsidRPr="007E1D9C">
        <w:rPr>
          <w:rFonts w:ascii="Menlo" w:hAnsi="Menlo" w:cs="Menlo"/>
          <w:color w:val="D4D4D4"/>
          <w:sz w:val="15"/>
          <w:szCs w:val="15"/>
        </w:rPr>
        <w:t>": {</w:t>
      </w:r>
    </w:p>
    <w:p w14:paraId="34538EA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"Patient/1677163"</w:t>
      </w:r>
    </w:p>
    <w:p w14:paraId="0493B22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1251DD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appliesTo</w:t>
      </w:r>
      <w:proofErr w:type="spellEnd"/>
      <w:r w:rsidRPr="007E1D9C">
        <w:rPr>
          <w:rFonts w:ascii="Menlo" w:hAnsi="Menlo" w:cs="Menlo"/>
          <w:color w:val="D4D4D4"/>
          <w:sz w:val="15"/>
          <w:szCs w:val="15"/>
        </w:rPr>
        <w:t>": {</w:t>
      </w:r>
    </w:p>
    <w:p w14:paraId="77F76F8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careActionInstance</w:t>
      </w:r>
      <w:proofErr w:type="spellEnd"/>
      <w:r w:rsidRPr="007E1D9C">
        <w:rPr>
          <w:rFonts w:ascii="Menlo" w:hAnsi="Menlo" w:cs="Menlo"/>
          <w:color w:val="D4D4D4"/>
          <w:sz w:val="15"/>
          <w:szCs w:val="15"/>
        </w:rPr>
        <w:t>": [</w:t>
      </w:r>
    </w:p>
    <w:p w14:paraId="6A7DF8B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DBA5AC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"ServiceRequest/</w:t>
      </w:r>
      <w:proofErr w:type="spellStart"/>
      <w:r w:rsidRPr="007E1D9C">
        <w:rPr>
          <w:rFonts w:ascii="Menlo" w:hAnsi="Menlo" w:cs="Menlo"/>
          <w:color w:val="CE9178"/>
          <w:sz w:val="15"/>
          <w:szCs w:val="15"/>
        </w:rPr>
        <w:t>RecCOPD-SmokeThrpyIncPropQolShould</w:t>
      </w:r>
      <w:proofErr w:type="spellEnd"/>
      <w:r w:rsidRPr="007E1D9C">
        <w:rPr>
          <w:rFonts w:ascii="Menlo" w:hAnsi="Menlo" w:cs="Menlo"/>
          <w:color w:val="CE9178"/>
          <w:sz w:val="15"/>
          <w:szCs w:val="15"/>
        </w:rPr>
        <w:t>"</w:t>
      </w:r>
    </w:p>
    <w:p w14:paraId="7139017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2F9502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184A4A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conditionAddressed</w:t>
      </w:r>
      <w:proofErr w:type="spellEnd"/>
      <w:r w:rsidRPr="007E1D9C">
        <w:rPr>
          <w:rFonts w:ascii="Menlo" w:hAnsi="Menlo" w:cs="Menlo"/>
          <w:color w:val="D4D4D4"/>
          <w:sz w:val="15"/>
          <w:szCs w:val="15"/>
        </w:rPr>
        <w:t>": {</w:t>
      </w:r>
    </w:p>
    <w:p w14:paraId="78ACCB1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"Condition/</w:t>
      </w:r>
      <w:proofErr w:type="spellStart"/>
      <w:r w:rsidRPr="007E1D9C">
        <w:rPr>
          <w:rFonts w:ascii="Menlo" w:hAnsi="Menlo" w:cs="Menlo"/>
          <w:color w:val="CE9178"/>
          <w:sz w:val="15"/>
          <w:szCs w:val="15"/>
        </w:rPr>
        <w:t>SitPrQol</w:t>
      </w:r>
      <w:proofErr w:type="spellEnd"/>
      <w:r w:rsidRPr="007E1D9C">
        <w:rPr>
          <w:rFonts w:ascii="Menlo" w:hAnsi="Menlo" w:cs="Menlo"/>
          <w:color w:val="CE9178"/>
          <w:sz w:val="15"/>
          <w:szCs w:val="15"/>
        </w:rPr>
        <w:t>"</w:t>
      </w:r>
    </w:p>
    <w:p w14:paraId="17F8354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821C63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2BE978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expectedOutcomeCode</w:t>
      </w:r>
      <w:proofErr w:type="spellEnd"/>
      <w:r w:rsidRPr="007E1D9C">
        <w:rPr>
          <w:rFonts w:ascii="Menlo" w:hAnsi="Menlo" w:cs="Menlo"/>
          <w:color w:val="D4D4D4"/>
          <w:sz w:val="15"/>
          <w:szCs w:val="15"/>
        </w:rPr>
        <w:t>": {</w:t>
      </w:r>
    </w:p>
    <w:p w14:paraId="54C8FF6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3DFBAE1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B52C31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SitNrmQol</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3112D9D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SitNrmQol</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3B3BE57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"having a standard quality of life"</w:t>
      </w:r>
    </w:p>
    <w:p w14:paraId="03DE262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C6B451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A458A4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8D664E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targetMeasurement</w:t>
      </w:r>
      <w:proofErr w:type="spellEnd"/>
      <w:r w:rsidRPr="007E1D9C">
        <w:rPr>
          <w:rFonts w:ascii="Menlo" w:hAnsi="Menlo" w:cs="Menlo"/>
          <w:color w:val="D4D4D4"/>
          <w:sz w:val="15"/>
          <w:szCs w:val="15"/>
        </w:rPr>
        <w:t>": {</w:t>
      </w:r>
    </w:p>
    <w:p w14:paraId="73E940E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measuredProperty</w:t>
      </w:r>
      <w:proofErr w:type="spellEnd"/>
      <w:r w:rsidRPr="007E1D9C">
        <w:rPr>
          <w:rFonts w:ascii="Menlo" w:hAnsi="Menlo" w:cs="Menlo"/>
          <w:color w:val="D4D4D4"/>
          <w:sz w:val="15"/>
          <w:szCs w:val="15"/>
        </w:rPr>
        <w:t>": {</w:t>
      </w:r>
    </w:p>
    <w:p w14:paraId="566C32C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0FE54AE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A761E8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PropQol</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507E393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PropQol</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1566162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"quality of life"</w:t>
      </w:r>
    </w:p>
    <w:p w14:paraId="086D875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CEE5AB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F1B023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A30A27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degreeOfChange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"increase"</w:t>
      </w:r>
    </w:p>
    <w:p w14:paraId="56D588B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8E9E9D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probability</w:t>
      </w:r>
      <w:r w:rsidRPr="007E1D9C">
        <w:rPr>
          <w:rFonts w:ascii="Menlo" w:hAnsi="Menlo" w:cs="Menlo"/>
          <w:color w:val="D4D4D4"/>
          <w:sz w:val="15"/>
          <w:szCs w:val="15"/>
        </w:rPr>
        <w:t xml:space="preserve">": </w:t>
      </w:r>
      <w:r w:rsidRPr="007E1D9C">
        <w:rPr>
          <w:rFonts w:ascii="Menlo" w:hAnsi="Menlo" w:cs="Menlo"/>
          <w:color w:val="CE9178"/>
          <w:sz w:val="15"/>
          <w:szCs w:val="15"/>
        </w:rPr>
        <w:t>"always"</w:t>
      </w:r>
      <w:r w:rsidRPr="007E1D9C">
        <w:rPr>
          <w:rFonts w:ascii="Menlo" w:hAnsi="Menlo" w:cs="Menlo"/>
          <w:color w:val="D4D4D4"/>
          <w:sz w:val="15"/>
          <w:szCs w:val="15"/>
        </w:rPr>
        <w:t>,</w:t>
      </w:r>
    </w:p>
    <w:p w14:paraId="20BD648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evidence</w:t>
      </w:r>
      <w:r w:rsidRPr="007E1D9C">
        <w:rPr>
          <w:rFonts w:ascii="Menlo" w:hAnsi="Menlo" w:cs="Menlo"/>
          <w:color w:val="D4D4D4"/>
          <w:sz w:val="15"/>
          <w:szCs w:val="15"/>
        </w:rPr>
        <w:t xml:space="preserve">": </w:t>
      </w:r>
      <w:r w:rsidRPr="007E1D9C">
        <w:rPr>
          <w:rFonts w:ascii="Menlo" w:hAnsi="Menlo" w:cs="Menlo"/>
          <w:color w:val="CE9178"/>
          <w:sz w:val="15"/>
          <w:szCs w:val="15"/>
        </w:rPr>
        <w:t>"high"</w:t>
      </w:r>
    </w:p>
    <w:p w14:paraId="1CC767F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8EB3F8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3F1C42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CFE4A3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resource</w:t>
      </w:r>
      <w:r w:rsidRPr="007E1D9C">
        <w:rPr>
          <w:rFonts w:ascii="Menlo" w:hAnsi="Menlo" w:cs="Menlo"/>
          <w:color w:val="D4D4D4"/>
          <w:sz w:val="15"/>
          <w:szCs w:val="15"/>
        </w:rPr>
        <w:t>": {</w:t>
      </w:r>
    </w:p>
    <w:p w14:paraId="5272994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resourceType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ForecastEffect</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116EABC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id</w:t>
      </w:r>
      <w:r w:rsidRPr="007E1D9C">
        <w:rPr>
          <w:rFonts w:ascii="Menlo" w:hAnsi="Menlo" w:cs="Menlo"/>
          <w:color w:val="D4D4D4"/>
          <w:sz w:val="15"/>
          <w:szCs w:val="15"/>
        </w:rPr>
        <w:t xml:space="preserve">": </w:t>
      </w:r>
      <w:r w:rsidRPr="007E1D9C">
        <w:rPr>
          <w:rFonts w:ascii="Menlo" w:hAnsi="Menlo" w:cs="Menlo"/>
          <w:color w:val="CE9178"/>
          <w:sz w:val="15"/>
          <w:szCs w:val="15"/>
        </w:rPr>
        <w:t>"SitLwRskPneumn2SitHghRskPneumnMn"</w:t>
      </w:r>
      <w:r w:rsidRPr="007E1D9C">
        <w:rPr>
          <w:rFonts w:ascii="Menlo" w:hAnsi="Menlo" w:cs="Menlo"/>
          <w:color w:val="D4D4D4"/>
          <w:sz w:val="15"/>
          <w:szCs w:val="15"/>
        </w:rPr>
        <w:t>,</w:t>
      </w:r>
    </w:p>
    <w:p w14:paraId="5DBFF41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typeOfEffect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"main-effect"</w:t>
      </w:r>
      <w:r w:rsidRPr="007E1D9C">
        <w:rPr>
          <w:rFonts w:ascii="Menlo" w:hAnsi="Menlo" w:cs="Menlo"/>
          <w:color w:val="D4D4D4"/>
          <w:sz w:val="15"/>
          <w:szCs w:val="15"/>
        </w:rPr>
        <w:t>,</w:t>
      </w:r>
    </w:p>
    <w:p w14:paraId="2803DC3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typeOfEvent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"adverse-effect"</w:t>
      </w:r>
      <w:r w:rsidRPr="007E1D9C">
        <w:rPr>
          <w:rFonts w:ascii="Menlo" w:hAnsi="Menlo" w:cs="Menlo"/>
          <w:color w:val="D4D4D4"/>
          <w:sz w:val="15"/>
          <w:szCs w:val="15"/>
        </w:rPr>
        <w:t>,</w:t>
      </w:r>
    </w:p>
    <w:p w14:paraId="3723025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subject</w:t>
      </w:r>
      <w:r w:rsidRPr="007E1D9C">
        <w:rPr>
          <w:rFonts w:ascii="Menlo" w:hAnsi="Menlo" w:cs="Menlo"/>
          <w:color w:val="D4D4D4"/>
          <w:sz w:val="15"/>
          <w:szCs w:val="15"/>
        </w:rPr>
        <w:t>": {</w:t>
      </w:r>
    </w:p>
    <w:p w14:paraId="551E9D5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"Patient/1677163"</w:t>
      </w:r>
    </w:p>
    <w:p w14:paraId="1286567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6AEE5F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appliesTo</w:t>
      </w:r>
      <w:proofErr w:type="spellEnd"/>
      <w:r w:rsidRPr="007E1D9C">
        <w:rPr>
          <w:rFonts w:ascii="Menlo" w:hAnsi="Menlo" w:cs="Menlo"/>
          <w:color w:val="D4D4D4"/>
          <w:sz w:val="15"/>
          <w:szCs w:val="15"/>
        </w:rPr>
        <w:t>": {</w:t>
      </w:r>
    </w:p>
    <w:p w14:paraId="3EBA434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careActionInstance</w:t>
      </w:r>
      <w:proofErr w:type="spellEnd"/>
      <w:r w:rsidRPr="007E1D9C">
        <w:rPr>
          <w:rFonts w:ascii="Menlo" w:hAnsi="Menlo" w:cs="Menlo"/>
          <w:color w:val="D4D4D4"/>
          <w:sz w:val="15"/>
          <w:szCs w:val="15"/>
        </w:rPr>
        <w:t>": [</w:t>
      </w:r>
    </w:p>
    <w:p w14:paraId="0AB3B3E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B08F50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MedicationRequest</w:t>
      </w:r>
      <w:proofErr w:type="spellEnd"/>
      <w:r w:rsidRPr="007E1D9C">
        <w:rPr>
          <w:rFonts w:ascii="Menlo" w:hAnsi="Menlo" w:cs="Menlo"/>
          <w:color w:val="CE9178"/>
          <w:sz w:val="15"/>
          <w:szCs w:val="15"/>
        </w:rPr>
        <w:t>/</w:t>
      </w:r>
      <w:proofErr w:type="spellStart"/>
      <w:r w:rsidRPr="007E1D9C">
        <w:rPr>
          <w:rFonts w:ascii="Menlo" w:hAnsi="Menlo" w:cs="Menlo"/>
          <w:color w:val="CE9178"/>
          <w:sz w:val="15"/>
          <w:szCs w:val="15"/>
        </w:rPr>
        <w:t>RecCOPD-IcsIncPropRskPneumnShouldnot</w:t>
      </w:r>
      <w:proofErr w:type="spellEnd"/>
      <w:r w:rsidRPr="007E1D9C">
        <w:rPr>
          <w:rFonts w:ascii="Menlo" w:hAnsi="Menlo" w:cs="Menlo"/>
          <w:color w:val="CE9178"/>
          <w:sz w:val="15"/>
          <w:szCs w:val="15"/>
        </w:rPr>
        <w:t>"</w:t>
      </w:r>
    </w:p>
    <w:p w14:paraId="11AD57D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2100A2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C6270B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conditionAddressed</w:t>
      </w:r>
      <w:proofErr w:type="spellEnd"/>
      <w:r w:rsidRPr="007E1D9C">
        <w:rPr>
          <w:rFonts w:ascii="Menlo" w:hAnsi="Menlo" w:cs="Menlo"/>
          <w:color w:val="D4D4D4"/>
          <w:sz w:val="15"/>
          <w:szCs w:val="15"/>
        </w:rPr>
        <w:t>": {</w:t>
      </w:r>
    </w:p>
    <w:p w14:paraId="678A90D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"Condition/</w:t>
      </w:r>
      <w:proofErr w:type="spellStart"/>
      <w:r w:rsidRPr="007E1D9C">
        <w:rPr>
          <w:rFonts w:ascii="Menlo" w:hAnsi="Menlo" w:cs="Menlo"/>
          <w:color w:val="CE9178"/>
          <w:sz w:val="15"/>
          <w:szCs w:val="15"/>
        </w:rPr>
        <w:t>SitLwRskPneumn</w:t>
      </w:r>
      <w:proofErr w:type="spellEnd"/>
      <w:r w:rsidRPr="007E1D9C">
        <w:rPr>
          <w:rFonts w:ascii="Menlo" w:hAnsi="Menlo" w:cs="Menlo"/>
          <w:color w:val="CE9178"/>
          <w:sz w:val="15"/>
          <w:szCs w:val="15"/>
        </w:rPr>
        <w:t>"</w:t>
      </w:r>
    </w:p>
    <w:p w14:paraId="49E468A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A8F4D2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690528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expectedOutcomeCode</w:t>
      </w:r>
      <w:proofErr w:type="spellEnd"/>
      <w:r w:rsidRPr="007E1D9C">
        <w:rPr>
          <w:rFonts w:ascii="Menlo" w:hAnsi="Menlo" w:cs="Menlo"/>
          <w:color w:val="D4D4D4"/>
          <w:sz w:val="15"/>
          <w:szCs w:val="15"/>
        </w:rPr>
        <w:t>": {</w:t>
      </w:r>
    </w:p>
    <w:p w14:paraId="29BB9C3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1D652EF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DC7A80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SitHghRskPneumn</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7F85D66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SitHghRskPneumn</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4C7F20A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"having a high risk of contracting pneumonia"</w:t>
      </w:r>
    </w:p>
    <w:p w14:paraId="4414B4F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96EF25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054F86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6CA9C1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targetMeasurement</w:t>
      </w:r>
      <w:proofErr w:type="spellEnd"/>
      <w:r w:rsidRPr="007E1D9C">
        <w:rPr>
          <w:rFonts w:ascii="Menlo" w:hAnsi="Menlo" w:cs="Menlo"/>
          <w:color w:val="D4D4D4"/>
          <w:sz w:val="15"/>
          <w:szCs w:val="15"/>
        </w:rPr>
        <w:t>": {</w:t>
      </w:r>
    </w:p>
    <w:p w14:paraId="15D26D2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measuredProperty</w:t>
      </w:r>
      <w:proofErr w:type="spellEnd"/>
      <w:r w:rsidRPr="007E1D9C">
        <w:rPr>
          <w:rFonts w:ascii="Menlo" w:hAnsi="Menlo" w:cs="Menlo"/>
          <w:color w:val="D4D4D4"/>
          <w:sz w:val="15"/>
          <w:szCs w:val="15"/>
        </w:rPr>
        <w:t>": {</w:t>
      </w:r>
    </w:p>
    <w:p w14:paraId="44B157D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6284A10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523AC3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PropRskPneumn</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1493A0A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PropRskPneumn</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7E8760F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"risk of pneumonia"</w:t>
      </w:r>
    </w:p>
    <w:p w14:paraId="2A9EC67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830464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lastRenderedPageBreak/>
        <w:t xml:space="preserve">                          ]</w:t>
      </w:r>
    </w:p>
    <w:p w14:paraId="5F05E2F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FE12C9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degreeOfChange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"increase"</w:t>
      </w:r>
    </w:p>
    <w:p w14:paraId="7C79922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EE8933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probability</w:t>
      </w:r>
      <w:r w:rsidRPr="007E1D9C">
        <w:rPr>
          <w:rFonts w:ascii="Menlo" w:hAnsi="Menlo" w:cs="Menlo"/>
          <w:color w:val="D4D4D4"/>
          <w:sz w:val="15"/>
          <w:szCs w:val="15"/>
        </w:rPr>
        <w:t xml:space="preserve">": </w:t>
      </w:r>
      <w:r w:rsidRPr="007E1D9C">
        <w:rPr>
          <w:rFonts w:ascii="Menlo" w:hAnsi="Menlo" w:cs="Menlo"/>
          <w:color w:val="CE9178"/>
          <w:sz w:val="15"/>
          <w:szCs w:val="15"/>
        </w:rPr>
        <w:t>"always"</w:t>
      </w:r>
      <w:r w:rsidRPr="007E1D9C">
        <w:rPr>
          <w:rFonts w:ascii="Menlo" w:hAnsi="Menlo" w:cs="Menlo"/>
          <w:color w:val="D4D4D4"/>
          <w:sz w:val="15"/>
          <w:szCs w:val="15"/>
        </w:rPr>
        <w:t>,</w:t>
      </w:r>
    </w:p>
    <w:p w14:paraId="1B65B0D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evidence</w:t>
      </w:r>
      <w:r w:rsidRPr="007E1D9C">
        <w:rPr>
          <w:rFonts w:ascii="Menlo" w:hAnsi="Menlo" w:cs="Menlo"/>
          <w:color w:val="D4D4D4"/>
          <w:sz w:val="15"/>
          <w:szCs w:val="15"/>
        </w:rPr>
        <w:t xml:space="preserve">": </w:t>
      </w:r>
      <w:r w:rsidRPr="007E1D9C">
        <w:rPr>
          <w:rFonts w:ascii="Menlo" w:hAnsi="Menlo" w:cs="Menlo"/>
          <w:color w:val="CE9178"/>
          <w:sz w:val="15"/>
          <w:szCs w:val="15"/>
        </w:rPr>
        <w:t>"high"</w:t>
      </w:r>
    </w:p>
    <w:p w14:paraId="273D7FC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D5C733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EBD41C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D92252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resource</w:t>
      </w:r>
      <w:r w:rsidRPr="007E1D9C">
        <w:rPr>
          <w:rFonts w:ascii="Menlo" w:hAnsi="Menlo" w:cs="Menlo"/>
          <w:color w:val="D4D4D4"/>
          <w:sz w:val="15"/>
          <w:szCs w:val="15"/>
        </w:rPr>
        <w:t>": {</w:t>
      </w:r>
    </w:p>
    <w:p w14:paraId="0AA6F35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resourceType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ForecastEffect</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41D1818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id</w:t>
      </w:r>
      <w:r w:rsidRPr="007E1D9C">
        <w:rPr>
          <w:rFonts w:ascii="Menlo" w:hAnsi="Menlo" w:cs="Menlo"/>
          <w:color w:val="D4D4D4"/>
          <w:sz w:val="15"/>
          <w:szCs w:val="15"/>
        </w:rPr>
        <w:t xml:space="preserve">": </w:t>
      </w:r>
      <w:r w:rsidRPr="007E1D9C">
        <w:rPr>
          <w:rFonts w:ascii="Menlo" w:hAnsi="Menlo" w:cs="Menlo"/>
          <w:color w:val="CE9178"/>
          <w:sz w:val="15"/>
          <w:szCs w:val="15"/>
        </w:rPr>
        <w:t>"SitVerySevAls2SitSevAlsMp"</w:t>
      </w:r>
      <w:r w:rsidRPr="007E1D9C">
        <w:rPr>
          <w:rFonts w:ascii="Menlo" w:hAnsi="Menlo" w:cs="Menlo"/>
          <w:color w:val="D4D4D4"/>
          <w:sz w:val="15"/>
          <w:szCs w:val="15"/>
        </w:rPr>
        <w:t>,</w:t>
      </w:r>
    </w:p>
    <w:p w14:paraId="1D640C9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typeOfEffect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"main-effect"</w:t>
      </w:r>
      <w:r w:rsidRPr="007E1D9C">
        <w:rPr>
          <w:rFonts w:ascii="Menlo" w:hAnsi="Menlo" w:cs="Menlo"/>
          <w:color w:val="D4D4D4"/>
          <w:sz w:val="15"/>
          <w:szCs w:val="15"/>
        </w:rPr>
        <w:t>,</w:t>
      </w:r>
    </w:p>
    <w:p w14:paraId="2243B4D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typeOfEvent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"therapeutic-effect"</w:t>
      </w:r>
      <w:r w:rsidRPr="007E1D9C">
        <w:rPr>
          <w:rFonts w:ascii="Menlo" w:hAnsi="Menlo" w:cs="Menlo"/>
          <w:color w:val="D4D4D4"/>
          <w:sz w:val="15"/>
          <w:szCs w:val="15"/>
        </w:rPr>
        <w:t>,</w:t>
      </w:r>
    </w:p>
    <w:p w14:paraId="1A7CF6C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subject</w:t>
      </w:r>
      <w:r w:rsidRPr="007E1D9C">
        <w:rPr>
          <w:rFonts w:ascii="Menlo" w:hAnsi="Menlo" w:cs="Menlo"/>
          <w:color w:val="D4D4D4"/>
          <w:sz w:val="15"/>
          <w:szCs w:val="15"/>
        </w:rPr>
        <w:t>": {</w:t>
      </w:r>
    </w:p>
    <w:p w14:paraId="4714920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"Patient/1677163"</w:t>
      </w:r>
    </w:p>
    <w:p w14:paraId="7B33E16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05BF13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appliesTo</w:t>
      </w:r>
      <w:proofErr w:type="spellEnd"/>
      <w:r w:rsidRPr="007E1D9C">
        <w:rPr>
          <w:rFonts w:ascii="Menlo" w:hAnsi="Menlo" w:cs="Menlo"/>
          <w:color w:val="D4D4D4"/>
          <w:sz w:val="15"/>
          <w:szCs w:val="15"/>
        </w:rPr>
        <w:t>": {</w:t>
      </w:r>
    </w:p>
    <w:p w14:paraId="32424E2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careActionInstance</w:t>
      </w:r>
      <w:proofErr w:type="spellEnd"/>
      <w:r w:rsidRPr="007E1D9C">
        <w:rPr>
          <w:rFonts w:ascii="Menlo" w:hAnsi="Menlo" w:cs="Menlo"/>
          <w:color w:val="D4D4D4"/>
          <w:sz w:val="15"/>
          <w:szCs w:val="15"/>
        </w:rPr>
        <w:t>": [</w:t>
      </w:r>
    </w:p>
    <w:p w14:paraId="34BD39A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A5AD0A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MedicationRequest</w:t>
      </w:r>
      <w:proofErr w:type="spellEnd"/>
      <w:r w:rsidRPr="007E1D9C">
        <w:rPr>
          <w:rFonts w:ascii="Menlo" w:hAnsi="Menlo" w:cs="Menlo"/>
          <w:color w:val="CE9178"/>
          <w:sz w:val="15"/>
          <w:szCs w:val="15"/>
        </w:rPr>
        <w:t>/</w:t>
      </w:r>
      <w:proofErr w:type="spellStart"/>
      <w:r w:rsidRPr="007E1D9C">
        <w:rPr>
          <w:rFonts w:ascii="Menlo" w:hAnsi="Menlo" w:cs="Menlo"/>
          <w:color w:val="CE9178"/>
          <w:sz w:val="15"/>
          <w:szCs w:val="15"/>
        </w:rPr>
        <w:t>RecCOPD-LabaIcsDecVerySevPropAlsShould</w:t>
      </w:r>
      <w:proofErr w:type="spellEnd"/>
      <w:r w:rsidRPr="007E1D9C">
        <w:rPr>
          <w:rFonts w:ascii="Menlo" w:hAnsi="Menlo" w:cs="Menlo"/>
          <w:color w:val="CE9178"/>
          <w:sz w:val="15"/>
          <w:szCs w:val="15"/>
        </w:rPr>
        <w:t>"</w:t>
      </w:r>
    </w:p>
    <w:p w14:paraId="69038DF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869AA1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8AE6BF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MedicationRequest</w:t>
      </w:r>
      <w:proofErr w:type="spellEnd"/>
      <w:r w:rsidRPr="007E1D9C">
        <w:rPr>
          <w:rFonts w:ascii="Menlo" w:hAnsi="Menlo" w:cs="Menlo"/>
          <w:color w:val="CE9178"/>
          <w:sz w:val="15"/>
          <w:szCs w:val="15"/>
        </w:rPr>
        <w:t>/</w:t>
      </w:r>
      <w:proofErr w:type="spellStart"/>
      <w:r w:rsidRPr="007E1D9C">
        <w:rPr>
          <w:rFonts w:ascii="Menlo" w:hAnsi="Menlo" w:cs="Menlo"/>
          <w:color w:val="CE9178"/>
          <w:sz w:val="15"/>
          <w:szCs w:val="15"/>
        </w:rPr>
        <w:t>RecCOPD-LamaDecVerySevPropAlsShould</w:t>
      </w:r>
      <w:proofErr w:type="spellEnd"/>
      <w:r w:rsidRPr="007E1D9C">
        <w:rPr>
          <w:rFonts w:ascii="Menlo" w:hAnsi="Menlo" w:cs="Menlo"/>
          <w:color w:val="CE9178"/>
          <w:sz w:val="15"/>
          <w:szCs w:val="15"/>
        </w:rPr>
        <w:t>"</w:t>
      </w:r>
    </w:p>
    <w:p w14:paraId="76711DD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C9216D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B834B9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MedicationRequest</w:t>
      </w:r>
      <w:proofErr w:type="spellEnd"/>
      <w:r w:rsidRPr="007E1D9C">
        <w:rPr>
          <w:rFonts w:ascii="Menlo" w:hAnsi="Menlo" w:cs="Menlo"/>
          <w:color w:val="CE9178"/>
          <w:sz w:val="15"/>
          <w:szCs w:val="15"/>
        </w:rPr>
        <w:t>/</w:t>
      </w:r>
      <w:proofErr w:type="spellStart"/>
      <w:r w:rsidRPr="007E1D9C">
        <w:rPr>
          <w:rFonts w:ascii="Menlo" w:hAnsi="Menlo" w:cs="Menlo"/>
          <w:color w:val="CE9178"/>
          <w:sz w:val="15"/>
          <w:szCs w:val="15"/>
        </w:rPr>
        <w:t>RecCOPD-LabaLamaDecVerySevPropAlsShould</w:t>
      </w:r>
      <w:proofErr w:type="spellEnd"/>
      <w:r w:rsidRPr="007E1D9C">
        <w:rPr>
          <w:rFonts w:ascii="Menlo" w:hAnsi="Menlo" w:cs="Menlo"/>
          <w:color w:val="CE9178"/>
          <w:sz w:val="15"/>
          <w:szCs w:val="15"/>
        </w:rPr>
        <w:t>"</w:t>
      </w:r>
    </w:p>
    <w:p w14:paraId="36F7A1B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503DCB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037669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MedicationRequest</w:t>
      </w:r>
      <w:proofErr w:type="spellEnd"/>
      <w:r w:rsidRPr="007E1D9C">
        <w:rPr>
          <w:rFonts w:ascii="Menlo" w:hAnsi="Menlo" w:cs="Menlo"/>
          <w:color w:val="CE9178"/>
          <w:sz w:val="15"/>
          <w:szCs w:val="15"/>
        </w:rPr>
        <w:t>/</w:t>
      </w:r>
      <w:proofErr w:type="spellStart"/>
      <w:r w:rsidRPr="007E1D9C">
        <w:rPr>
          <w:rFonts w:ascii="Menlo" w:hAnsi="Menlo" w:cs="Menlo"/>
          <w:color w:val="CE9178"/>
          <w:sz w:val="15"/>
          <w:szCs w:val="15"/>
        </w:rPr>
        <w:t>RecCOPD-LabaLamaIcsDecVerySevPropAlsShould</w:t>
      </w:r>
      <w:proofErr w:type="spellEnd"/>
      <w:r w:rsidRPr="007E1D9C">
        <w:rPr>
          <w:rFonts w:ascii="Menlo" w:hAnsi="Menlo" w:cs="Menlo"/>
          <w:color w:val="CE9178"/>
          <w:sz w:val="15"/>
          <w:szCs w:val="15"/>
        </w:rPr>
        <w:t>"</w:t>
      </w:r>
    </w:p>
    <w:p w14:paraId="3868AB3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27C50F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639F4B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conditionAddressed</w:t>
      </w:r>
      <w:proofErr w:type="spellEnd"/>
      <w:r w:rsidRPr="007E1D9C">
        <w:rPr>
          <w:rFonts w:ascii="Menlo" w:hAnsi="Menlo" w:cs="Menlo"/>
          <w:color w:val="D4D4D4"/>
          <w:sz w:val="15"/>
          <w:szCs w:val="15"/>
        </w:rPr>
        <w:t>": {</w:t>
      </w:r>
    </w:p>
    <w:p w14:paraId="486E993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"Condition/</w:t>
      </w:r>
      <w:proofErr w:type="spellStart"/>
      <w:r w:rsidRPr="007E1D9C">
        <w:rPr>
          <w:rFonts w:ascii="Menlo" w:hAnsi="Menlo" w:cs="Menlo"/>
          <w:color w:val="CE9178"/>
          <w:sz w:val="15"/>
          <w:szCs w:val="15"/>
        </w:rPr>
        <w:t>SitVerySevAls</w:t>
      </w:r>
      <w:proofErr w:type="spellEnd"/>
      <w:r w:rsidRPr="007E1D9C">
        <w:rPr>
          <w:rFonts w:ascii="Menlo" w:hAnsi="Menlo" w:cs="Menlo"/>
          <w:color w:val="CE9178"/>
          <w:sz w:val="15"/>
          <w:szCs w:val="15"/>
        </w:rPr>
        <w:t>"</w:t>
      </w:r>
    </w:p>
    <w:p w14:paraId="55F82F9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D477E1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ABC187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expectedOutcomeCode</w:t>
      </w:r>
      <w:proofErr w:type="spellEnd"/>
      <w:r w:rsidRPr="007E1D9C">
        <w:rPr>
          <w:rFonts w:ascii="Menlo" w:hAnsi="Menlo" w:cs="Menlo"/>
          <w:color w:val="D4D4D4"/>
          <w:sz w:val="15"/>
          <w:szCs w:val="15"/>
        </w:rPr>
        <w:t>": {</w:t>
      </w:r>
    </w:p>
    <w:p w14:paraId="0D0328E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4D441A8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8BB72C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SitSevAls</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5A2E46A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SitSevAls</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3C596E2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"having a severe airflow limitation severity"</w:t>
      </w:r>
    </w:p>
    <w:p w14:paraId="4DE2AC5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BF9B8C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63389B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236BA8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targetMeasurement</w:t>
      </w:r>
      <w:proofErr w:type="spellEnd"/>
      <w:r w:rsidRPr="007E1D9C">
        <w:rPr>
          <w:rFonts w:ascii="Menlo" w:hAnsi="Menlo" w:cs="Menlo"/>
          <w:color w:val="D4D4D4"/>
          <w:sz w:val="15"/>
          <w:szCs w:val="15"/>
        </w:rPr>
        <w:t>": {</w:t>
      </w:r>
    </w:p>
    <w:p w14:paraId="089F65E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measuredProperty</w:t>
      </w:r>
      <w:proofErr w:type="spellEnd"/>
      <w:r w:rsidRPr="007E1D9C">
        <w:rPr>
          <w:rFonts w:ascii="Menlo" w:hAnsi="Menlo" w:cs="Menlo"/>
          <w:color w:val="D4D4D4"/>
          <w:sz w:val="15"/>
          <w:szCs w:val="15"/>
        </w:rPr>
        <w:t>": {</w:t>
      </w:r>
    </w:p>
    <w:p w14:paraId="6614141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2B54E09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239BF2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PropAls</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2C67060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PropAls</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075ED95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"airflow limitation severity"</w:t>
      </w:r>
    </w:p>
    <w:p w14:paraId="5CC4AB2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FE7F5F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0D451B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C5071E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degreeOfChange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"decrease"</w:t>
      </w:r>
    </w:p>
    <w:p w14:paraId="652FD97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7B637A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probability</w:t>
      </w:r>
      <w:r w:rsidRPr="007E1D9C">
        <w:rPr>
          <w:rFonts w:ascii="Menlo" w:hAnsi="Menlo" w:cs="Menlo"/>
          <w:color w:val="D4D4D4"/>
          <w:sz w:val="15"/>
          <w:szCs w:val="15"/>
        </w:rPr>
        <w:t xml:space="preserve">": </w:t>
      </w:r>
      <w:r w:rsidRPr="007E1D9C">
        <w:rPr>
          <w:rFonts w:ascii="Menlo" w:hAnsi="Menlo" w:cs="Menlo"/>
          <w:color w:val="CE9178"/>
          <w:sz w:val="15"/>
          <w:szCs w:val="15"/>
        </w:rPr>
        <w:t>"always"</w:t>
      </w:r>
      <w:r w:rsidRPr="007E1D9C">
        <w:rPr>
          <w:rFonts w:ascii="Menlo" w:hAnsi="Menlo" w:cs="Menlo"/>
          <w:color w:val="D4D4D4"/>
          <w:sz w:val="15"/>
          <w:szCs w:val="15"/>
        </w:rPr>
        <w:t>,</w:t>
      </w:r>
    </w:p>
    <w:p w14:paraId="24817C2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evidence</w:t>
      </w:r>
      <w:r w:rsidRPr="007E1D9C">
        <w:rPr>
          <w:rFonts w:ascii="Menlo" w:hAnsi="Menlo" w:cs="Menlo"/>
          <w:color w:val="D4D4D4"/>
          <w:sz w:val="15"/>
          <w:szCs w:val="15"/>
        </w:rPr>
        <w:t xml:space="preserve">": </w:t>
      </w:r>
      <w:r w:rsidRPr="007E1D9C">
        <w:rPr>
          <w:rFonts w:ascii="Menlo" w:hAnsi="Menlo" w:cs="Menlo"/>
          <w:color w:val="CE9178"/>
          <w:sz w:val="15"/>
          <w:szCs w:val="15"/>
        </w:rPr>
        <w:t>"high"</w:t>
      </w:r>
    </w:p>
    <w:p w14:paraId="1683A0A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2B810D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A6C16C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FB37D8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resource</w:t>
      </w:r>
      <w:r w:rsidRPr="007E1D9C">
        <w:rPr>
          <w:rFonts w:ascii="Menlo" w:hAnsi="Menlo" w:cs="Menlo"/>
          <w:color w:val="D4D4D4"/>
          <w:sz w:val="15"/>
          <w:szCs w:val="15"/>
        </w:rPr>
        <w:t>": {</w:t>
      </w:r>
    </w:p>
    <w:p w14:paraId="43E29F3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resourceType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ForecastEffect</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6802192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id</w:t>
      </w:r>
      <w:r w:rsidRPr="007E1D9C">
        <w:rPr>
          <w:rFonts w:ascii="Menlo" w:hAnsi="Menlo" w:cs="Menlo"/>
          <w:color w:val="D4D4D4"/>
          <w:sz w:val="15"/>
          <w:szCs w:val="15"/>
        </w:rPr>
        <w:t xml:space="preserve">": </w:t>
      </w:r>
      <w:r w:rsidRPr="007E1D9C">
        <w:rPr>
          <w:rFonts w:ascii="Menlo" w:hAnsi="Menlo" w:cs="Menlo"/>
          <w:color w:val="CE9178"/>
          <w:sz w:val="15"/>
          <w:szCs w:val="15"/>
        </w:rPr>
        <w:t>"SitPrLngHlth2SitNrmLngHlthMp"</w:t>
      </w:r>
      <w:r w:rsidRPr="007E1D9C">
        <w:rPr>
          <w:rFonts w:ascii="Menlo" w:hAnsi="Menlo" w:cs="Menlo"/>
          <w:color w:val="D4D4D4"/>
          <w:sz w:val="15"/>
          <w:szCs w:val="15"/>
        </w:rPr>
        <w:t>,</w:t>
      </w:r>
    </w:p>
    <w:p w14:paraId="338AEA4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typeOfEffect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"main-effect"</w:t>
      </w:r>
      <w:r w:rsidRPr="007E1D9C">
        <w:rPr>
          <w:rFonts w:ascii="Menlo" w:hAnsi="Menlo" w:cs="Menlo"/>
          <w:color w:val="D4D4D4"/>
          <w:sz w:val="15"/>
          <w:szCs w:val="15"/>
        </w:rPr>
        <w:t>,</w:t>
      </w:r>
    </w:p>
    <w:p w14:paraId="734A266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typeOfEvent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"therapeutic-effect"</w:t>
      </w:r>
      <w:r w:rsidRPr="007E1D9C">
        <w:rPr>
          <w:rFonts w:ascii="Menlo" w:hAnsi="Menlo" w:cs="Menlo"/>
          <w:color w:val="D4D4D4"/>
          <w:sz w:val="15"/>
          <w:szCs w:val="15"/>
        </w:rPr>
        <w:t>,</w:t>
      </w:r>
    </w:p>
    <w:p w14:paraId="7EAFB58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subject</w:t>
      </w:r>
      <w:r w:rsidRPr="007E1D9C">
        <w:rPr>
          <w:rFonts w:ascii="Menlo" w:hAnsi="Menlo" w:cs="Menlo"/>
          <w:color w:val="D4D4D4"/>
          <w:sz w:val="15"/>
          <w:szCs w:val="15"/>
        </w:rPr>
        <w:t>": {</w:t>
      </w:r>
    </w:p>
    <w:p w14:paraId="35D4B95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"Patient/1677163"</w:t>
      </w:r>
    </w:p>
    <w:p w14:paraId="3CD8083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6C0013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appliesTo</w:t>
      </w:r>
      <w:proofErr w:type="spellEnd"/>
      <w:r w:rsidRPr="007E1D9C">
        <w:rPr>
          <w:rFonts w:ascii="Menlo" w:hAnsi="Menlo" w:cs="Menlo"/>
          <w:color w:val="D4D4D4"/>
          <w:sz w:val="15"/>
          <w:szCs w:val="15"/>
        </w:rPr>
        <w:t>": {</w:t>
      </w:r>
    </w:p>
    <w:p w14:paraId="4EFC8A8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careActionInstance</w:t>
      </w:r>
      <w:proofErr w:type="spellEnd"/>
      <w:r w:rsidRPr="007E1D9C">
        <w:rPr>
          <w:rFonts w:ascii="Menlo" w:hAnsi="Menlo" w:cs="Menlo"/>
          <w:color w:val="D4D4D4"/>
          <w:sz w:val="15"/>
          <w:szCs w:val="15"/>
        </w:rPr>
        <w:t>": [</w:t>
      </w:r>
    </w:p>
    <w:p w14:paraId="495A4EA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8893E8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"ServiceRequest/</w:t>
      </w:r>
      <w:proofErr w:type="spellStart"/>
      <w:r w:rsidRPr="007E1D9C">
        <w:rPr>
          <w:rFonts w:ascii="Menlo" w:hAnsi="Menlo" w:cs="Menlo"/>
          <w:color w:val="CE9178"/>
          <w:sz w:val="15"/>
          <w:szCs w:val="15"/>
        </w:rPr>
        <w:t>RecCOPD-LngRehabIncPropLngHlthShould</w:t>
      </w:r>
      <w:proofErr w:type="spellEnd"/>
      <w:r w:rsidRPr="007E1D9C">
        <w:rPr>
          <w:rFonts w:ascii="Menlo" w:hAnsi="Menlo" w:cs="Menlo"/>
          <w:color w:val="CE9178"/>
          <w:sz w:val="15"/>
          <w:szCs w:val="15"/>
        </w:rPr>
        <w:t>"</w:t>
      </w:r>
    </w:p>
    <w:p w14:paraId="3431A32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F4CF9A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711E6A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conditionAddressed</w:t>
      </w:r>
      <w:proofErr w:type="spellEnd"/>
      <w:r w:rsidRPr="007E1D9C">
        <w:rPr>
          <w:rFonts w:ascii="Menlo" w:hAnsi="Menlo" w:cs="Menlo"/>
          <w:color w:val="D4D4D4"/>
          <w:sz w:val="15"/>
          <w:szCs w:val="15"/>
        </w:rPr>
        <w:t>": {</w:t>
      </w:r>
    </w:p>
    <w:p w14:paraId="04CBCD2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lastRenderedPageBreak/>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"Condition/</w:t>
      </w:r>
      <w:proofErr w:type="spellStart"/>
      <w:r w:rsidRPr="007E1D9C">
        <w:rPr>
          <w:rFonts w:ascii="Menlo" w:hAnsi="Menlo" w:cs="Menlo"/>
          <w:color w:val="CE9178"/>
          <w:sz w:val="15"/>
          <w:szCs w:val="15"/>
        </w:rPr>
        <w:t>SitPrLngHlth</w:t>
      </w:r>
      <w:proofErr w:type="spellEnd"/>
      <w:r w:rsidRPr="007E1D9C">
        <w:rPr>
          <w:rFonts w:ascii="Menlo" w:hAnsi="Menlo" w:cs="Menlo"/>
          <w:color w:val="CE9178"/>
          <w:sz w:val="15"/>
          <w:szCs w:val="15"/>
        </w:rPr>
        <w:t>"</w:t>
      </w:r>
    </w:p>
    <w:p w14:paraId="198AE5B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09BFB1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AFD92F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expectedOutcomeCode</w:t>
      </w:r>
      <w:proofErr w:type="spellEnd"/>
      <w:r w:rsidRPr="007E1D9C">
        <w:rPr>
          <w:rFonts w:ascii="Menlo" w:hAnsi="Menlo" w:cs="Menlo"/>
          <w:color w:val="D4D4D4"/>
          <w:sz w:val="15"/>
          <w:szCs w:val="15"/>
        </w:rPr>
        <w:t>": {</w:t>
      </w:r>
    </w:p>
    <w:p w14:paraId="6CFC5BE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285FC06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C6534D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SitNrmLngHlth</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51A9EF6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SitNrmLngHlth</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7F51480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"having a standard pulmonary health"</w:t>
      </w:r>
    </w:p>
    <w:p w14:paraId="6C464FE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0740C7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F0FDA7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E3D1D3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targetMeasurement</w:t>
      </w:r>
      <w:proofErr w:type="spellEnd"/>
      <w:r w:rsidRPr="007E1D9C">
        <w:rPr>
          <w:rFonts w:ascii="Menlo" w:hAnsi="Menlo" w:cs="Menlo"/>
          <w:color w:val="D4D4D4"/>
          <w:sz w:val="15"/>
          <w:szCs w:val="15"/>
        </w:rPr>
        <w:t>": {</w:t>
      </w:r>
    </w:p>
    <w:p w14:paraId="0997795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measuredProperty</w:t>
      </w:r>
      <w:proofErr w:type="spellEnd"/>
      <w:r w:rsidRPr="007E1D9C">
        <w:rPr>
          <w:rFonts w:ascii="Menlo" w:hAnsi="Menlo" w:cs="Menlo"/>
          <w:color w:val="D4D4D4"/>
          <w:sz w:val="15"/>
          <w:szCs w:val="15"/>
        </w:rPr>
        <w:t>": {</w:t>
      </w:r>
    </w:p>
    <w:p w14:paraId="1317B44A"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0F6C23A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2A0439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PropLngHlth</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194DB8B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PropLngHlth</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55B5366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"pulmonary health"</w:t>
      </w:r>
    </w:p>
    <w:p w14:paraId="23F4DE0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3F7108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842F92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C5CC6F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degreeOfChange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"increase"</w:t>
      </w:r>
    </w:p>
    <w:p w14:paraId="0E492F3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8A45F9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probability</w:t>
      </w:r>
      <w:r w:rsidRPr="007E1D9C">
        <w:rPr>
          <w:rFonts w:ascii="Menlo" w:hAnsi="Menlo" w:cs="Menlo"/>
          <w:color w:val="D4D4D4"/>
          <w:sz w:val="15"/>
          <w:szCs w:val="15"/>
        </w:rPr>
        <w:t xml:space="preserve">": </w:t>
      </w:r>
      <w:r w:rsidRPr="007E1D9C">
        <w:rPr>
          <w:rFonts w:ascii="Menlo" w:hAnsi="Menlo" w:cs="Menlo"/>
          <w:color w:val="CE9178"/>
          <w:sz w:val="15"/>
          <w:szCs w:val="15"/>
        </w:rPr>
        <w:t>"always"</w:t>
      </w:r>
      <w:r w:rsidRPr="007E1D9C">
        <w:rPr>
          <w:rFonts w:ascii="Menlo" w:hAnsi="Menlo" w:cs="Menlo"/>
          <w:color w:val="D4D4D4"/>
          <w:sz w:val="15"/>
          <w:szCs w:val="15"/>
        </w:rPr>
        <w:t>,</w:t>
      </w:r>
    </w:p>
    <w:p w14:paraId="44F4EAB1"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evidence</w:t>
      </w:r>
      <w:r w:rsidRPr="007E1D9C">
        <w:rPr>
          <w:rFonts w:ascii="Menlo" w:hAnsi="Menlo" w:cs="Menlo"/>
          <w:color w:val="D4D4D4"/>
          <w:sz w:val="15"/>
          <w:szCs w:val="15"/>
        </w:rPr>
        <w:t xml:space="preserve">": </w:t>
      </w:r>
      <w:r w:rsidRPr="007E1D9C">
        <w:rPr>
          <w:rFonts w:ascii="Menlo" w:hAnsi="Menlo" w:cs="Menlo"/>
          <w:color w:val="CE9178"/>
          <w:sz w:val="15"/>
          <w:szCs w:val="15"/>
        </w:rPr>
        <w:t>"high"</w:t>
      </w:r>
    </w:p>
    <w:p w14:paraId="02DC6E4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5D7F7BC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EBD316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B1E1E2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resource</w:t>
      </w:r>
      <w:r w:rsidRPr="007E1D9C">
        <w:rPr>
          <w:rFonts w:ascii="Menlo" w:hAnsi="Menlo" w:cs="Menlo"/>
          <w:color w:val="D4D4D4"/>
          <w:sz w:val="15"/>
          <w:szCs w:val="15"/>
        </w:rPr>
        <w:t>": {</w:t>
      </w:r>
    </w:p>
    <w:p w14:paraId="0D77AC3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resourceType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ForecastEffect</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4317737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id</w:t>
      </w:r>
      <w:r w:rsidRPr="007E1D9C">
        <w:rPr>
          <w:rFonts w:ascii="Menlo" w:hAnsi="Menlo" w:cs="Menlo"/>
          <w:color w:val="D4D4D4"/>
          <w:sz w:val="15"/>
          <w:szCs w:val="15"/>
        </w:rPr>
        <w:t xml:space="preserve">": </w:t>
      </w:r>
      <w:r w:rsidRPr="007E1D9C">
        <w:rPr>
          <w:rFonts w:ascii="Menlo" w:hAnsi="Menlo" w:cs="Menlo"/>
          <w:color w:val="CE9178"/>
          <w:sz w:val="15"/>
          <w:szCs w:val="15"/>
        </w:rPr>
        <w:t>"SitLwRskCrd2SitHghRskCrdMn"</w:t>
      </w:r>
      <w:r w:rsidRPr="007E1D9C">
        <w:rPr>
          <w:rFonts w:ascii="Menlo" w:hAnsi="Menlo" w:cs="Menlo"/>
          <w:color w:val="D4D4D4"/>
          <w:sz w:val="15"/>
          <w:szCs w:val="15"/>
        </w:rPr>
        <w:t>,</w:t>
      </w:r>
    </w:p>
    <w:p w14:paraId="75B60EE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typeOfEffect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"main-effect"</w:t>
      </w:r>
      <w:r w:rsidRPr="007E1D9C">
        <w:rPr>
          <w:rFonts w:ascii="Menlo" w:hAnsi="Menlo" w:cs="Menlo"/>
          <w:color w:val="D4D4D4"/>
          <w:sz w:val="15"/>
          <w:szCs w:val="15"/>
        </w:rPr>
        <w:t>,</w:t>
      </w:r>
    </w:p>
    <w:p w14:paraId="64675A6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typeOfEvent</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"adverse-effect"</w:t>
      </w:r>
      <w:r w:rsidRPr="007E1D9C">
        <w:rPr>
          <w:rFonts w:ascii="Menlo" w:hAnsi="Menlo" w:cs="Menlo"/>
          <w:color w:val="D4D4D4"/>
          <w:sz w:val="15"/>
          <w:szCs w:val="15"/>
        </w:rPr>
        <w:t>,</w:t>
      </w:r>
    </w:p>
    <w:p w14:paraId="6C035C1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subject</w:t>
      </w:r>
      <w:r w:rsidRPr="007E1D9C">
        <w:rPr>
          <w:rFonts w:ascii="Menlo" w:hAnsi="Menlo" w:cs="Menlo"/>
          <w:color w:val="D4D4D4"/>
          <w:sz w:val="15"/>
          <w:szCs w:val="15"/>
        </w:rPr>
        <w:t>": {</w:t>
      </w:r>
    </w:p>
    <w:p w14:paraId="57F1775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"Patient/1677163"</w:t>
      </w:r>
    </w:p>
    <w:p w14:paraId="657BFE1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0CF04F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appliesTo</w:t>
      </w:r>
      <w:proofErr w:type="spellEnd"/>
      <w:r w:rsidRPr="007E1D9C">
        <w:rPr>
          <w:rFonts w:ascii="Menlo" w:hAnsi="Menlo" w:cs="Menlo"/>
          <w:color w:val="D4D4D4"/>
          <w:sz w:val="15"/>
          <w:szCs w:val="15"/>
        </w:rPr>
        <w:t>": {</w:t>
      </w:r>
    </w:p>
    <w:p w14:paraId="00FDED9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careActionInstance</w:t>
      </w:r>
      <w:proofErr w:type="spellEnd"/>
      <w:r w:rsidRPr="007E1D9C">
        <w:rPr>
          <w:rFonts w:ascii="Menlo" w:hAnsi="Menlo" w:cs="Menlo"/>
          <w:color w:val="D4D4D4"/>
          <w:sz w:val="15"/>
          <w:szCs w:val="15"/>
        </w:rPr>
        <w:t>": [</w:t>
      </w:r>
    </w:p>
    <w:p w14:paraId="28918C3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2BD985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MedicationRequest</w:t>
      </w:r>
      <w:proofErr w:type="spellEnd"/>
      <w:r w:rsidRPr="007E1D9C">
        <w:rPr>
          <w:rFonts w:ascii="Menlo" w:hAnsi="Menlo" w:cs="Menlo"/>
          <w:color w:val="CE9178"/>
          <w:sz w:val="15"/>
          <w:szCs w:val="15"/>
        </w:rPr>
        <w:t>/</w:t>
      </w:r>
      <w:proofErr w:type="spellStart"/>
      <w:r w:rsidRPr="007E1D9C">
        <w:rPr>
          <w:rFonts w:ascii="Menlo" w:hAnsi="Menlo" w:cs="Menlo"/>
          <w:color w:val="CE9178"/>
          <w:sz w:val="15"/>
          <w:szCs w:val="15"/>
        </w:rPr>
        <w:t>RecCOPD-BetaAgonistIncPropRskCrdShouldnot</w:t>
      </w:r>
      <w:proofErr w:type="spellEnd"/>
      <w:r w:rsidRPr="007E1D9C">
        <w:rPr>
          <w:rFonts w:ascii="Menlo" w:hAnsi="Menlo" w:cs="Menlo"/>
          <w:color w:val="CE9178"/>
          <w:sz w:val="15"/>
          <w:szCs w:val="15"/>
        </w:rPr>
        <w:t>"</w:t>
      </w:r>
    </w:p>
    <w:p w14:paraId="6E8B007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59D9AD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A49FA3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conditionAddressed</w:t>
      </w:r>
      <w:proofErr w:type="spellEnd"/>
      <w:r w:rsidRPr="007E1D9C">
        <w:rPr>
          <w:rFonts w:ascii="Menlo" w:hAnsi="Menlo" w:cs="Menlo"/>
          <w:color w:val="D4D4D4"/>
          <w:sz w:val="15"/>
          <w:szCs w:val="15"/>
        </w:rPr>
        <w:t>": {</w:t>
      </w:r>
    </w:p>
    <w:p w14:paraId="33107D6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reference</w:t>
      </w:r>
      <w:r w:rsidRPr="007E1D9C">
        <w:rPr>
          <w:rFonts w:ascii="Menlo" w:hAnsi="Menlo" w:cs="Menlo"/>
          <w:color w:val="D4D4D4"/>
          <w:sz w:val="15"/>
          <w:szCs w:val="15"/>
        </w:rPr>
        <w:t xml:space="preserve">": </w:t>
      </w:r>
      <w:r w:rsidRPr="007E1D9C">
        <w:rPr>
          <w:rFonts w:ascii="Menlo" w:hAnsi="Menlo" w:cs="Menlo"/>
          <w:color w:val="CE9178"/>
          <w:sz w:val="15"/>
          <w:szCs w:val="15"/>
        </w:rPr>
        <w:t>"Condition/</w:t>
      </w:r>
      <w:proofErr w:type="spellStart"/>
      <w:r w:rsidRPr="007E1D9C">
        <w:rPr>
          <w:rFonts w:ascii="Menlo" w:hAnsi="Menlo" w:cs="Menlo"/>
          <w:color w:val="CE9178"/>
          <w:sz w:val="15"/>
          <w:szCs w:val="15"/>
        </w:rPr>
        <w:t>SitLwRskCrd</w:t>
      </w:r>
      <w:proofErr w:type="spellEnd"/>
      <w:r w:rsidRPr="007E1D9C">
        <w:rPr>
          <w:rFonts w:ascii="Menlo" w:hAnsi="Menlo" w:cs="Menlo"/>
          <w:color w:val="CE9178"/>
          <w:sz w:val="15"/>
          <w:szCs w:val="15"/>
        </w:rPr>
        <w:t>"</w:t>
      </w:r>
    </w:p>
    <w:p w14:paraId="1AA78A1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869A4F8"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77EA874C"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expectedOutcomeCode</w:t>
      </w:r>
      <w:proofErr w:type="spellEnd"/>
      <w:r w:rsidRPr="007E1D9C">
        <w:rPr>
          <w:rFonts w:ascii="Menlo" w:hAnsi="Menlo" w:cs="Menlo"/>
          <w:color w:val="D4D4D4"/>
          <w:sz w:val="15"/>
          <w:szCs w:val="15"/>
        </w:rPr>
        <w:t>": {</w:t>
      </w:r>
    </w:p>
    <w:p w14:paraId="7B555A3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147276C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6445E55"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SitHghRskCrd</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07E39DC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SitHghRskCrd</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422885E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"high risk of having cardiac rhythm disturbances"</w:t>
      </w:r>
    </w:p>
    <w:p w14:paraId="27A6BC8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29A477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3B3F58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19DEDAF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targetMeasurement</w:t>
      </w:r>
      <w:proofErr w:type="spellEnd"/>
      <w:r w:rsidRPr="007E1D9C">
        <w:rPr>
          <w:rFonts w:ascii="Menlo" w:hAnsi="Menlo" w:cs="Menlo"/>
          <w:color w:val="D4D4D4"/>
          <w:sz w:val="15"/>
          <w:szCs w:val="15"/>
        </w:rPr>
        <w:t>": {</w:t>
      </w:r>
    </w:p>
    <w:p w14:paraId="1583F66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measuredProperty</w:t>
      </w:r>
      <w:proofErr w:type="spellEnd"/>
      <w:r w:rsidRPr="007E1D9C">
        <w:rPr>
          <w:rFonts w:ascii="Menlo" w:hAnsi="Menlo" w:cs="Menlo"/>
          <w:color w:val="D4D4D4"/>
          <w:sz w:val="15"/>
          <w:szCs w:val="15"/>
        </w:rPr>
        <w:t>": {</w:t>
      </w:r>
    </w:p>
    <w:p w14:paraId="0291774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coding</w:t>
      </w:r>
      <w:r w:rsidRPr="007E1D9C">
        <w:rPr>
          <w:rFonts w:ascii="Menlo" w:hAnsi="Menlo" w:cs="Menlo"/>
          <w:color w:val="D4D4D4"/>
          <w:sz w:val="15"/>
          <w:szCs w:val="15"/>
        </w:rPr>
        <w:t>": [</w:t>
      </w:r>
    </w:p>
    <w:p w14:paraId="2198F9A4"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4ADDA2E"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system</w:t>
      </w:r>
      <w:r w:rsidRPr="007E1D9C">
        <w:rPr>
          <w:rFonts w:ascii="Menlo" w:hAnsi="Menlo" w:cs="Menlo"/>
          <w:color w:val="D4D4D4"/>
          <w:sz w:val="15"/>
          <w:szCs w:val="15"/>
        </w:rPr>
        <w:t xml:space="preserve">": </w:t>
      </w:r>
      <w:r w:rsidRPr="007E1D9C">
        <w:rPr>
          <w:rFonts w:ascii="Menlo" w:hAnsi="Menlo" w:cs="Menlo"/>
          <w:color w:val="CE9178"/>
          <w:sz w:val="15"/>
          <w:szCs w:val="15"/>
        </w:rPr>
        <w:t>"http://anonymous.org/data/</w:t>
      </w:r>
      <w:proofErr w:type="spellStart"/>
      <w:r w:rsidRPr="007E1D9C">
        <w:rPr>
          <w:rFonts w:ascii="Menlo" w:hAnsi="Menlo" w:cs="Menlo"/>
          <w:color w:val="CE9178"/>
          <w:sz w:val="15"/>
          <w:szCs w:val="15"/>
        </w:rPr>
        <w:t>PropRskCrd</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1C97D9C6"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code</w:t>
      </w:r>
      <w:r w:rsidRPr="007E1D9C">
        <w:rPr>
          <w:rFonts w:ascii="Menlo" w:hAnsi="Menlo" w:cs="Menlo"/>
          <w:color w:val="D4D4D4"/>
          <w:sz w:val="15"/>
          <w:szCs w:val="15"/>
        </w:rPr>
        <w:t xml:space="preserve">": </w:t>
      </w:r>
      <w:r w:rsidRPr="007E1D9C">
        <w:rPr>
          <w:rFonts w:ascii="Menlo" w:hAnsi="Menlo" w:cs="Menlo"/>
          <w:color w:val="CE9178"/>
          <w:sz w:val="15"/>
          <w:szCs w:val="15"/>
        </w:rPr>
        <w:t>"</w:t>
      </w:r>
      <w:proofErr w:type="spellStart"/>
      <w:r w:rsidRPr="007E1D9C">
        <w:rPr>
          <w:rFonts w:ascii="Menlo" w:hAnsi="Menlo" w:cs="Menlo"/>
          <w:color w:val="CE9178"/>
          <w:sz w:val="15"/>
          <w:szCs w:val="15"/>
        </w:rPr>
        <w:t>PropRskCrd</w:t>
      </w:r>
      <w:proofErr w:type="spellEnd"/>
      <w:r w:rsidRPr="007E1D9C">
        <w:rPr>
          <w:rFonts w:ascii="Menlo" w:hAnsi="Menlo" w:cs="Menlo"/>
          <w:color w:val="CE9178"/>
          <w:sz w:val="15"/>
          <w:szCs w:val="15"/>
        </w:rPr>
        <w:t>"</w:t>
      </w:r>
      <w:r w:rsidRPr="007E1D9C">
        <w:rPr>
          <w:rFonts w:ascii="Menlo" w:hAnsi="Menlo" w:cs="Menlo"/>
          <w:color w:val="D4D4D4"/>
          <w:sz w:val="15"/>
          <w:szCs w:val="15"/>
        </w:rPr>
        <w:t>,</w:t>
      </w:r>
    </w:p>
    <w:p w14:paraId="088A4A3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display</w:t>
      </w:r>
      <w:r w:rsidRPr="007E1D9C">
        <w:rPr>
          <w:rFonts w:ascii="Menlo" w:hAnsi="Menlo" w:cs="Menlo"/>
          <w:color w:val="D4D4D4"/>
          <w:sz w:val="15"/>
          <w:szCs w:val="15"/>
        </w:rPr>
        <w:t xml:space="preserve">": </w:t>
      </w:r>
      <w:r w:rsidRPr="007E1D9C">
        <w:rPr>
          <w:rFonts w:ascii="Menlo" w:hAnsi="Menlo" w:cs="Menlo"/>
          <w:color w:val="CE9178"/>
          <w:sz w:val="15"/>
          <w:szCs w:val="15"/>
        </w:rPr>
        <w:t>"risk of cardiac rhythm disturbances"</w:t>
      </w:r>
    </w:p>
    <w:p w14:paraId="3C4DC5D2"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0EAAD8B7"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B48ACA3"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3E13BFFB"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roofErr w:type="spellStart"/>
      <w:r w:rsidRPr="007E1D9C">
        <w:rPr>
          <w:rFonts w:ascii="Menlo" w:hAnsi="Menlo" w:cs="Menlo"/>
          <w:color w:val="9CDCFE"/>
          <w:sz w:val="15"/>
          <w:szCs w:val="15"/>
        </w:rPr>
        <w:t>degreeOfChange</w:t>
      </w:r>
      <w:proofErr w:type="spellEnd"/>
      <w:r w:rsidRPr="007E1D9C">
        <w:rPr>
          <w:rFonts w:ascii="Menlo" w:hAnsi="Menlo" w:cs="Menlo"/>
          <w:color w:val="D4D4D4"/>
          <w:sz w:val="15"/>
          <w:szCs w:val="15"/>
        </w:rPr>
        <w:t xml:space="preserve">": </w:t>
      </w:r>
      <w:r w:rsidRPr="007E1D9C">
        <w:rPr>
          <w:rFonts w:ascii="Menlo" w:hAnsi="Menlo" w:cs="Menlo"/>
          <w:color w:val="CE9178"/>
          <w:sz w:val="15"/>
          <w:szCs w:val="15"/>
        </w:rPr>
        <w:t>"increase"</w:t>
      </w:r>
    </w:p>
    <w:p w14:paraId="16B8E710"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4E851359"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probability</w:t>
      </w:r>
      <w:r w:rsidRPr="007E1D9C">
        <w:rPr>
          <w:rFonts w:ascii="Menlo" w:hAnsi="Menlo" w:cs="Menlo"/>
          <w:color w:val="D4D4D4"/>
          <w:sz w:val="15"/>
          <w:szCs w:val="15"/>
        </w:rPr>
        <w:t xml:space="preserve">": </w:t>
      </w:r>
      <w:r w:rsidRPr="007E1D9C">
        <w:rPr>
          <w:rFonts w:ascii="Menlo" w:hAnsi="Menlo" w:cs="Menlo"/>
          <w:color w:val="CE9178"/>
          <w:sz w:val="15"/>
          <w:szCs w:val="15"/>
        </w:rPr>
        <w:t>"always"</w:t>
      </w:r>
      <w:r w:rsidRPr="007E1D9C">
        <w:rPr>
          <w:rFonts w:ascii="Menlo" w:hAnsi="Menlo" w:cs="Menlo"/>
          <w:color w:val="D4D4D4"/>
          <w:sz w:val="15"/>
          <w:szCs w:val="15"/>
        </w:rPr>
        <w:t>,</w:t>
      </w:r>
    </w:p>
    <w:p w14:paraId="6244228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r w:rsidRPr="007E1D9C">
        <w:rPr>
          <w:rFonts w:ascii="Menlo" w:hAnsi="Menlo" w:cs="Menlo"/>
          <w:color w:val="9CDCFE"/>
          <w:sz w:val="15"/>
          <w:szCs w:val="15"/>
        </w:rPr>
        <w:t>evidence</w:t>
      </w:r>
      <w:r w:rsidRPr="007E1D9C">
        <w:rPr>
          <w:rFonts w:ascii="Menlo" w:hAnsi="Menlo" w:cs="Menlo"/>
          <w:color w:val="D4D4D4"/>
          <w:sz w:val="15"/>
          <w:szCs w:val="15"/>
        </w:rPr>
        <w:t xml:space="preserve">": </w:t>
      </w:r>
      <w:r w:rsidRPr="007E1D9C">
        <w:rPr>
          <w:rFonts w:ascii="Menlo" w:hAnsi="Menlo" w:cs="Menlo"/>
          <w:color w:val="CE9178"/>
          <w:sz w:val="15"/>
          <w:szCs w:val="15"/>
        </w:rPr>
        <w:t>"high"</w:t>
      </w:r>
    </w:p>
    <w:p w14:paraId="6AEEB0FF"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620919CD" w14:textId="77777777" w:rsidR="007E1D9C" w:rsidRPr="007E1D9C" w:rsidRDefault="007E1D9C" w:rsidP="007E1D9C">
      <w:pPr>
        <w:shd w:val="clear" w:color="auto" w:fill="1E1E1E"/>
        <w:rPr>
          <w:rFonts w:ascii="Menlo" w:hAnsi="Menlo" w:cs="Menlo"/>
          <w:color w:val="D4D4D4"/>
          <w:sz w:val="15"/>
          <w:szCs w:val="15"/>
        </w:rPr>
      </w:pPr>
      <w:r w:rsidRPr="007E1D9C">
        <w:rPr>
          <w:rFonts w:ascii="Menlo" w:hAnsi="Menlo" w:cs="Menlo"/>
          <w:color w:val="D4D4D4"/>
          <w:sz w:val="15"/>
          <w:szCs w:val="15"/>
        </w:rPr>
        <w:t xml:space="preserve">                  }</w:t>
      </w:r>
    </w:p>
    <w:p w14:paraId="2A8A84C8" w14:textId="0198655E" w:rsidR="00A37BB3" w:rsidRDefault="00A37BB3" w:rsidP="004E2656"/>
    <w:p w14:paraId="4D491527" w14:textId="0CFB989B" w:rsidR="004D095B" w:rsidRDefault="001B6DC2" w:rsidP="004E2656">
      <w:r>
        <w:t xml:space="preserve">Let’s go over </w:t>
      </w:r>
      <w:r w:rsidR="004D095B">
        <w:t xml:space="preserve">the </w:t>
      </w:r>
      <w:proofErr w:type="spellStart"/>
      <w:r w:rsidR="004D095B">
        <w:t>forecastEffect</w:t>
      </w:r>
      <w:proofErr w:type="spellEnd"/>
      <w:r w:rsidR="004D095B">
        <w:t xml:space="preserve"> instance with id = </w:t>
      </w:r>
      <w:r w:rsidR="004D095B" w:rsidRPr="007E1D9C">
        <w:rPr>
          <w:rFonts w:ascii="Menlo" w:hAnsi="Menlo" w:cs="Menlo"/>
          <w:color w:val="CE9178"/>
          <w:sz w:val="15"/>
          <w:szCs w:val="15"/>
          <w:shd w:val="clear" w:color="auto" w:fill="000000" w:themeFill="text1"/>
        </w:rPr>
        <w:t>SitVerySevAls2SitSevAlsMp</w:t>
      </w:r>
      <w:r w:rsidR="004D095B">
        <w:rPr>
          <w:rFonts w:ascii="Menlo" w:hAnsi="Menlo" w:cs="Menlo"/>
          <w:color w:val="CE9178"/>
          <w:sz w:val="15"/>
          <w:szCs w:val="15"/>
        </w:rPr>
        <w:t>.</w:t>
      </w:r>
      <w:r w:rsidR="00BA0A13" w:rsidRPr="00BA0A13">
        <w:t xml:space="preserve"> </w:t>
      </w:r>
      <w:r w:rsidR="00247DF5">
        <w:t xml:space="preserve">In a nutshell, this resource represents the </w:t>
      </w:r>
      <w:r w:rsidR="0036385D">
        <w:t xml:space="preserve">expected </w:t>
      </w:r>
      <w:r w:rsidR="00247DF5">
        <w:t>effect of administering</w:t>
      </w:r>
      <w:r w:rsidR="0036385D">
        <w:t xml:space="preserve"> COPD treatments to a patient with </w:t>
      </w:r>
      <w:r w:rsidR="00987538">
        <w:t xml:space="preserve">very severe COPD symptoms, that is, a patient assessed to </w:t>
      </w:r>
      <w:r w:rsidR="00044F97">
        <w:t xml:space="preserve">follow treatment pathways from </w:t>
      </w:r>
      <w:r w:rsidR="00987538">
        <w:lastRenderedPageBreak/>
        <w:t>GOLD group D.</w:t>
      </w:r>
      <w:r w:rsidR="00E462D9">
        <w:t xml:space="preserve"> The type of effect is denoted as main-effect (for this proof-of-concept we did not </w:t>
      </w:r>
      <w:r w:rsidR="004C427A">
        <w:t xml:space="preserve">include side-effects) and the type of event as therapeutical, that is, </w:t>
      </w:r>
      <w:r w:rsidR="009F3063">
        <w:t>the effect</w:t>
      </w:r>
      <w:r w:rsidR="000D7C93">
        <w:t xml:space="preserve"> of the care action</w:t>
      </w:r>
      <w:r w:rsidR="00167A56">
        <w:t>, or actions,</w:t>
      </w:r>
      <w:r w:rsidR="009F3063">
        <w:t xml:space="preserve"> has </w:t>
      </w:r>
      <w:r w:rsidR="000B5950">
        <w:t xml:space="preserve">a </w:t>
      </w:r>
      <w:r w:rsidR="009F3063">
        <w:t xml:space="preserve">positive result in the overall health of the patient, </w:t>
      </w:r>
      <w:r w:rsidR="005B42B6">
        <w:t xml:space="preserve">particularly in </w:t>
      </w:r>
      <w:r w:rsidR="00536D3B" w:rsidRPr="00CA7E12">
        <w:rPr>
          <w:i/>
          <w:iCs/>
        </w:rPr>
        <w:t>decreasing</w:t>
      </w:r>
      <w:r w:rsidR="00536D3B">
        <w:t xml:space="preserve"> (see parameter </w:t>
      </w:r>
      <w:proofErr w:type="spellStart"/>
      <w:r w:rsidR="000F0F68" w:rsidRPr="007E1D9C">
        <w:rPr>
          <w:rFonts w:ascii="Menlo" w:hAnsi="Menlo" w:cs="Menlo"/>
          <w:color w:val="9CDCFE"/>
          <w:sz w:val="15"/>
          <w:szCs w:val="15"/>
          <w:shd w:val="clear" w:color="auto" w:fill="000000" w:themeFill="text1"/>
        </w:rPr>
        <w:t>degreeOfChange</w:t>
      </w:r>
      <w:proofErr w:type="spellEnd"/>
      <w:r w:rsidR="00536D3B">
        <w:t>)</w:t>
      </w:r>
      <w:r w:rsidR="005B42B6">
        <w:t xml:space="preserve"> </w:t>
      </w:r>
      <w:r w:rsidR="00D7119D">
        <w:t>the condition addressed</w:t>
      </w:r>
      <w:r w:rsidR="00D44726">
        <w:t xml:space="preserve"> -</w:t>
      </w:r>
      <w:r w:rsidR="00980D48">
        <w:t xml:space="preserve">represented as a reference to </w:t>
      </w:r>
      <w:r w:rsidR="00CA7E12">
        <w:t xml:space="preserve">one </w:t>
      </w:r>
      <w:r w:rsidR="00FE0B99">
        <w:t xml:space="preserve">of </w:t>
      </w:r>
      <w:r w:rsidR="00980D48">
        <w:t>the condition resources we introduced earlier</w:t>
      </w:r>
      <w:r w:rsidR="00D44726">
        <w:t>-</w:t>
      </w:r>
      <w:r w:rsidR="00167A56">
        <w:t>:</w:t>
      </w:r>
      <w:r w:rsidR="00D44726">
        <w:t xml:space="preserve"> </w:t>
      </w:r>
      <w:r w:rsidR="00D44726" w:rsidRPr="00D44726">
        <w:rPr>
          <w:i/>
          <w:iCs/>
        </w:rPr>
        <w:t>having a very severe airflow limitation severity</w:t>
      </w:r>
      <w:r w:rsidR="00D44726">
        <w:t>.</w:t>
      </w:r>
      <w:r w:rsidR="00E00453">
        <w:t xml:space="preserve"> </w:t>
      </w:r>
      <w:r w:rsidR="00D9354F">
        <w:t xml:space="preserve">The expected outcome of this </w:t>
      </w:r>
      <w:proofErr w:type="spellStart"/>
      <w:r w:rsidR="00D9354F">
        <w:t>forecastEffect</w:t>
      </w:r>
      <w:proofErr w:type="spellEnd"/>
      <w:r w:rsidR="00D9354F">
        <w:t xml:space="preserve"> is also represented in the resource</w:t>
      </w:r>
      <w:r w:rsidR="00F7562A">
        <w:t xml:space="preserve">: </w:t>
      </w:r>
      <w:r w:rsidR="00F7562A" w:rsidRPr="00D44726">
        <w:rPr>
          <w:i/>
          <w:iCs/>
        </w:rPr>
        <w:t>having a severe airflow limitation severit</w:t>
      </w:r>
      <w:r w:rsidR="005C4D8E">
        <w:rPr>
          <w:i/>
          <w:iCs/>
        </w:rPr>
        <w:t>y.</w:t>
      </w:r>
      <w:r w:rsidR="005C4D8E">
        <w:t xml:space="preserve"> Both the initial state and expected outcome share the same measured property</w:t>
      </w:r>
      <w:r w:rsidR="00E74BF2">
        <w:t>, that is, the property that the user wants to change by administering a care action</w:t>
      </w:r>
      <w:r w:rsidR="0035211A">
        <w:t>. In this case, the measured property i</w:t>
      </w:r>
      <w:r w:rsidR="00363F7E">
        <w:t xml:space="preserve">s the </w:t>
      </w:r>
      <w:r w:rsidR="00363F7E">
        <w:rPr>
          <w:i/>
          <w:iCs/>
        </w:rPr>
        <w:t>airflow limitation severity</w:t>
      </w:r>
      <w:r w:rsidR="00363F7E">
        <w:t xml:space="preserve">. Observe that this </w:t>
      </w:r>
      <w:r w:rsidR="00364518">
        <w:t xml:space="preserve">causation belief, or </w:t>
      </w:r>
      <w:proofErr w:type="spellStart"/>
      <w:r w:rsidR="00364518">
        <w:t>forecastEffect</w:t>
      </w:r>
      <w:proofErr w:type="spellEnd"/>
      <w:r w:rsidR="004957C8">
        <w:t xml:space="preserve"> resource</w:t>
      </w:r>
      <w:r w:rsidR="00364518">
        <w:t xml:space="preserve">, </w:t>
      </w:r>
      <w:r w:rsidR="004957C8">
        <w:t>is shared by m</w:t>
      </w:r>
      <w:r w:rsidR="00364518">
        <w:t>ore than one care action</w:t>
      </w:r>
      <w:r w:rsidR="00355EB0">
        <w:t xml:space="preserve">, </w:t>
      </w:r>
      <w:r w:rsidR="00C47851">
        <w:t>in fact, it is share by four care actions</w:t>
      </w:r>
      <w:r w:rsidR="00926B78">
        <w:t xml:space="preserve">, each representing a </w:t>
      </w:r>
      <w:proofErr w:type="spellStart"/>
      <w:r w:rsidR="00926B78">
        <w:t>medicationRequest</w:t>
      </w:r>
      <w:proofErr w:type="spellEnd"/>
      <w:r w:rsidR="00926B78">
        <w:t xml:space="preserve"> resource for each of the personalised COPD treatments from GOLD group D</w:t>
      </w:r>
      <w:r w:rsidR="001D3172">
        <w:t xml:space="preserve"> suitable for the current patient. </w:t>
      </w:r>
      <w:proofErr w:type="spellStart"/>
      <w:r w:rsidR="001D3172">
        <w:t>MedicationRequest</w:t>
      </w:r>
      <w:proofErr w:type="spellEnd"/>
      <w:r w:rsidR="001D3172">
        <w:t xml:space="preserve"> resources are introduced next.</w:t>
      </w:r>
      <w:r w:rsidR="004957C8">
        <w:t xml:space="preserve"> Finally, </w:t>
      </w:r>
      <w:r w:rsidR="00475BA5">
        <w:t xml:space="preserve">the </w:t>
      </w:r>
      <w:proofErr w:type="spellStart"/>
      <w:r w:rsidR="00475BA5">
        <w:t>forecastEffect</w:t>
      </w:r>
      <w:proofErr w:type="spellEnd"/>
      <w:r w:rsidR="00475BA5">
        <w:t xml:space="preserve"> resource identifies the probability </w:t>
      </w:r>
      <w:r w:rsidR="001B345F">
        <w:t>(</w:t>
      </w:r>
      <w:r w:rsidR="001B345F" w:rsidRPr="007E1D9C">
        <w:rPr>
          <w:rFonts w:ascii="Menlo" w:hAnsi="Menlo" w:cs="Menlo"/>
          <w:color w:val="CE9178"/>
          <w:sz w:val="15"/>
          <w:szCs w:val="15"/>
          <w:shd w:val="clear" w:color="auto" w:fill="000000" w:themeFill="text1"/>
        </w:rPr>
        <w:t>always</w:t>
      </w:r>
      <w:r w:rsidR="001B345F">
        <w:t xml:space="preserve">) </w:t>
      </w:r>
      <w:r w:rsidR="00475BA5">
        <w:t>of this effect happening as described</w:t>
      </w:r>
      <w:r w:rsidR="00216B78">
        <w:t xml:space="preserve">, </w:t>
      </w:r>
      <w:r w:rsidR="001B345F">
        <w:t>and the level of evidence</w:t>
      </w:r>
      <w:r w:rsidR="00225088">
        <w:t xml:space="preserve"> (</w:t>
      </w:r>
      <w:r w:rsidR="00225088" w:rsidRPr="007E1D9C">
        <w:rPr>
          <w:rFonts w:ascii="Menlo" w:hAnsi="Menlo" w:cs="Menlo"/>
          <w:color w:val="CE9178"/>
          <w:sz w:val="15"/>
          <w:szCs w:val="15"/>
          <w:shd w:val="clear" w:color="auto" w:fill="000000" w:themeFill="text1"/>
        </w:rPr>
        <w:t>high</w:t>
      </w:r>
      <w:r w:rsidR="00225088">
        <w:t xml:space="preserve">) found in the literature to make such claim. </w:t>
      </w:r>
      <w:r w:rsidR="00634F60">
        <w:t xml:space="preserve">Parameters </w:t>
      </w:r>
      <w:r w:rsidR="00634F60" w:rsidRPr="007E1D9C">
        <w:rPr>
          <w:rFonts w:ascii="Menlo" w:hAnsi="Menlo" w:cs="Menlo"/>
          <w:color w:val="9CDCFE"/>
          <w:sz w:val="15"/>
          <w:szCs w:val="15"/>
          <w:shd w:val="clear" w:color="auto" w:fill="000000" w:themeFill="text1"/>
        </w:rPr>
        <w:t>probability</w:t>
      </w:r>
      <w:r w:rsidR="006A2503">
        <w:rPr>
          <w:rFonts w:ascii="Menlo" w:hAnsi="Menlo" w:cs="Menlo"/>
          <w:color w:val="9CDCFE"/>
          <w:sz w:val="15"/>
          <w:szCs w:val="15"/>
        </w:rPr>
        <w:t xml:space="preserve"> </w:t>
      </w:r>
      <w:r w:rsidR="00634F60">
        <w:t xml:space="preserve">and </w:t>
      </w:r>
      <w:r w:rsidR="00634F60" w:rsidRPr="007E1D9C">
        <w:rPr>
          <w:rFonts w:ascii="Menlo" w:hAnsi="Menlo" w:cs="Menlo"/>
          <w:color w:val="9CDCFE"/>
          <w:sz w:val="15"/>
          <w:szCs w:val="15"/>
          <w:shd w:val="clear" w:color="auto" w:fill="000000" w:themeFill="text1"/>
        </w:rPr>
        <w:t>evidence</w:t>
      </w:r>
      <w:r w:rsidR="006A2503">
        <w:rPr>
          <w:rFonts w:ascii="Menlo" w:hAnsi="Menlo" w:cs="Menlo"/>
          <w:color w:val="9CDCFE"/>
          <w:sz w:val="15"/>
          <w:szCs w:val="15"/>
        </w:rPr>
        <w:t xml:space="preserve"> </w:t>
      </w:r>
      <w:r w:rsidR="000769AC">
        <w:t>have fixed values</w:t>
      </w:r>
      <w:r w:rsidR="006379C5">
        <w:t xml:space="preserve"> for all </w:t>
      </w:r>
      <w:proofErr w:type="spellStart"/>
      <w:r w:rsidR="006379C5">
        <w:t>forecastEffect</w:t>
      </w:r>
      <w:proofErr w:type="spellEnd"/>
      <w:r w:rsidR="006379C5">
        <w:t xml:space="preserve"> resources in this iteration of the project.</w:t>
      </w:r>
    </w:p>
    <w:p w14:paraId="2B1A3752" w14:textId="5F834A6C" w:rsidR="006D23BF" w:rsidRDefault="006D23BF" w:rsidP="006D23BF">
      <w:pPr>
        <w:pStyle w:val="Heading4"/>
      </w:pPr>
      <w:r>
        <w:t xml:space="preserve">medicationrequest </w:t>
      </w:r>
      <w:r w:rsidR="00F273F9">
        <w:t xml:space="preserve">and servicerequest </w:t>
      </w:r>
      <w:r>
        <w:t>resources</w:t>
      </w:r>
    </w:p>
    <w:p w14:paraId="03B2951A" w14:textId="2C11F188" w:rsidR="006D23BF" w:rsidRDefault="006B2981" w:rsidP="006D23BF">
      <w:proofErr w:type="spellStart"/>
      <w:r>
        <w:t>M</w:t>
      </w:r>
      <w:r w:rsidR="00F273F9">
        <w:t>edicationRequest</w:t>
      </w:r>
      <w:proofErr w:type="spellEnd"/>
      <w:r w:rsidR="00F273F9">
        <w:t xml:space="preserve"> </w:t>
      </w:r>
      <w:r>
        <w:t>and</w:t>
      </w:r>
      <w:r w:rsidR="00F273F9">
        <w:t xml:space="preserve"> </w:t>
      </w:r>
      <w:r>
        <w:t>S</w:t>
      </w:r>
      <w:r w:rsidR="00F273F9">
        <w:t>erviceRequest</w:t>
      </w:r>
      <w:r w:rsidR="00C7505B">
        <w:t xml:space="preserve"> </w:t>
      </w:r>
      <w:r>
        <w:t xml:space="preserve">resources </w:t>
      </w:r>
      <w:r w:rsidR="00C7505B">
        <w:t>describe</w:t>
      </w:r>
      <w:r>
        <w:t xml:space="preserve"> the reasons and outcome</w:t>
      </w:r>
      <w:r w:rsidR="004657B5">
        <w:t xml:space="preserve">s of care actions in a patient. The former </w:t>
      </w:r>
      <w:r w:rsidR="000911FE">
        <w:t xml:space="preserve">is applicable to </w:t>
      </w:r>
      <w:r w:rsidR="0015239B">
        <w:t xml:space="preserve">(drug-based) </w:t>
      </w:r>
      <w:r w:rsidR="000911FE">
        <w:t>treatments</w:t>
      </w:r>
      <w:r w:rsidR="0015239B">
        <w:t xml:space="preserve"> and the latter to therapies</w:t>
      </w:r>
      <w:r w:rsidR="00971713">
        <w:t>.</w:t>
      </w:r>
    </w:p>
    <w:p w14:paraId="7E87F5A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w:t>
      </w:r>
    </w:p>
    <w:p w14:paraId="40E8420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2939636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"ServiceRequest"</w:t>
      </w:r>
      <w:r w:rsidRPr="00B35C4C">
        <w:rPr>
          <w:rFonts w:ascii="Menlo" w:hAnsi="Menlo" w:cs="Menlo"/>
          <w:color w:val="D4D4D4"/>
          <w:sz w:val="15"/>
          <w:szCs w:val="15"/>
        </w:rPr>
        <w:t>,</w:t>
      </w:r>
    </w:p>
    <w:p w14:paraId="19A738F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RecCOPD-SmokeThrpyIncPropQolShould</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3F42223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67269B4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4F20A93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3308B7C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false</w:t>
      </w:r>
      <w:r w:rsidRPr="00B35C4C">
        <w:rPr>
          <w:rFonts w:ascii="Menlo" w:hAnsi="Menlo" w:cs="Menlo"/>
          <w:color w:val="D4D4D4"/>
          <w:sz w:val="15"/>
          <w:szCs w:val="15"/>
        </w:rPr>
        <w:t>,</w:t>
      </w:r>
    </w:p>
    <w:p w14:paraId="707F902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68CB1FB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38C4B4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SitPrQol</w:t>
      </w:r>
      <w:proofErr w:type="spellEnd"/>
      <w:r w:rsidRPr="00B35C4C">
        <w:rPr>
          <w:rFonts w:ascii="Menlo" w:hAnsi="Menlo" w:cs="Menlo"/>
          <w:color w:val="CE9178"/>
          <w:sz w:val="15"/>
          <w:szCs w:val="15"/>
        </w:rPr>
        <w:t>"</w:t>
      </w:r>
    </w:p>
    <w:p w14:paraId="4830CB8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2FD6AC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EF6925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7457D31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84AE76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/SitPrQol2SitNrmQolMp"</w:t>
      </w:r>
    </w:p>
    <w:p w14:paraId="1C9B918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72A328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8E1E42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code</w:t>
      </w:r>
      <w:r w:rsidRPr="00B35C4C">
        <w:rPr>
          <w:rFonts w:ascii="Menlo" w:hAnsi="Menlo" w:cs="Menlo"/>
          <w:color w:val="D4D4D4"/>
          <w:sz w:val="15"/>
          <w:szCs w:val="15"/>
        </w:rPr>
        <w:t>": {</w:t>
      </w:r>
    </w:p>
    <w:p w14:paraId="1CFB587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coding</w:t>
      </w:r>
      <w:r w:rsidRPr="00B35C4C">
        <w:rPr>
          <w:rFonts w:ascii="Menlo" w:hAnsi="Menlo" w:cs="Menlo"/>
          <w:color w:val="D4D4D4"/>
          <w:sz w:val="15"/>
          <w:szCs w:val="15"/>
        </w:rPr>
        <w:t>": [</w:t>
      </w:r>
    </w:p>
    <w:p w14:paraId="717E411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395255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system</w:t>
      </w:r>
      <w:r w:rsidRPr="00B35C4C">
        <w:rPr>
          <w:rFonts w:ascii="Menlo" w:hAnsi="Menlo" w:cs="Menlo"/>
          <w:color w:val="D4D4D4"/>
          <w:sz w:val="15"/>
          <w:szCs w:val="15"/>
        </w:rPr>
        <w:t xml:space="preserve">": </w:t>
      </w:r>
      <w:r w:rsidRPr="00B35C4C">
        <w:rPr>
          <w:rFonts w:ascii="Menlo" w:hAnsi="Menlo" w:cs="Menlo"/>
          <w:color w:val="CE9178"/>
          <w:sz w:val="15"/>
          <w:szCs w:val="15"/>
        </w:rPr>
        <w:t>"http://anonymous.org/data/</w:t>
      </w:r>
      <w:proofErr w:type="spellStart"/>
      <w:r w:rsidRPr="00B35C4C">
        <w:rPr>
          <w:rFonts w:ascii="Menlo" w:hAnsi="Menlo" w:cs="Menlo"/>
          <w:color w:val="CE9178"/>
          <w:sz w:val="15"/>
          <w:szCs w:val="15"/>
        </w:rPr>
        <w:t>NonDrugTSmokeThrpy</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5BC5735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code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SmokeThrpy</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40E76F9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display</w:t>
      </w:r>
      <w:r w:rsidRPr="00B35C4C">
        <w:rPr>
          <w:rFonts w:ascii="Menlo" w:hAnsi="Menlo" w:cs="Menlo"/>
          <w:color w:val="D4D4D4"/>
          <w:sz w:val="15"/>
          <w:szCs w:val="15"/>
        </w:rPr>
        <w:t xml:space="preserve">": </w:t>
      </w:r>
      <w:r w:rsidRPr="00B35C4C">
        <w:rPr>
          <w:rFonts w:ascii="Menlo" w:hAnsi="Menlo" w:cs="Menlo"/>
          <w:color w:val="CE9178"/>
          <w:sz w:val="15"/>
          <w:szCs w:val="15"/>
        </w:rPr>
        <w:t>"administer smoking cessation therapy"</w:t>
      </w:r>
    </w:p>
    <w:p w14:paraId="09B074D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17ED0B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919E54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17EBF9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3689176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445323C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48F877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14BDC3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64BB52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17128C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6D35458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"ServiceRequest"</w:t>
      </w:r>
      <w:r w:rsidRPr="00B35C4C">
        <w:rPr>
          <w:rFonts w:ascii="Menlo" w:hAnsi="Menlo" w:cs="Menlo"/>
          <w:color w:val="D4D4D4"/>
          <w:sz w:val="15"/>
          <w:szCs w:val="15"/>
        </w:rPr>
        <w:t>,</w:t>
      </w:r>
    </w:p>
    <w:p w14:paraId="2FBA69C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RecCOPD-LngRehabIncPropLngHlthShould</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1D799D3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5D91F6B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43B398B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5BF7499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false</w:t>
      </w:r>
      <w:r w:rsidRPr="00B35C4C">
        <w:rPr>
          <w:rFonts w:ascii="Menlo" w:hAnsi="Menlo" w:cs="Menlo"/>
          <w:color w:val="D4D4D4"/>
          <w:sz w:val="15"/>
          <w:szCs w:val="15"/>
        </w:rPr>
        <w:t>,</w:t>
      </w:r>
    </w:p>
    <w:p w14:paraId="38CF629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070676A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E01B94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SitPrLngHlth</w:t>
      </w:r>
      <w:proofErr w:type="spellEnd"/>
      <w:r w:rsidRPr="00B35C4C">
        <w:rPr>
          <w:rFonts w:ascii="Menlo" w:hAnsi="Menlo" w:cs="Menlo"/>
          <w:color w:val="CE9178"/>
          <w:sz w:val="15"/>
          <w:szCs w:val="15"/>
        </w:rPr>
        <w:t>"</w:t>
      </w:r>
    </w:p>
    <w:p w14:paraId="432ED5B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lastRenderedPageBreak/>
        <w:t xml:space="preserve">                        }</w:t>
      </w:r>
    </w:p>
    <w:p w14:paraId="76CA2C1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50A614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3A436CA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7AC773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/SitPrLngHlth2SitNrmLngHlthMp"</w:t>
      </w:r>
    </w:p>
    <w:p w14:paraId="3E677C4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317D28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3F4BFB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code</w:t>
      </w:r>
      <w:r w:rsidRPr="00B35C4C">
        <w:rPr>
          <w:rFonts w:ascii="Menlo" w:hAnsi="Menlo" w:cs="Menlo"/>
          <w:color w:val="D4D4D4"/>
          <w:sz w:val="15"/>
          <w:szCs w:val="15"/>
        </w:rPr>
        <w:t>": {</w:t>
      </w:r>
    </w:p>
    <w:p w14:paraId="3F6AAEA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coding</w:t>
      </w:r>
      <w:r w:rsidRPr="00B35C4C">
        <w:rPr>
          <w:rFonts w:ascii="Menlo" w:hAnsi="Menlo" w:cs="Menlo"/>
          <w:color w:val="D4D4D4"/>
          <w:sz w:val="15"/>
          <w:szCs w:val="15"/>
        </w:rPr>
        <w:t>": [</w:t>
      </w:r>
    </w:p>
    <w:p w14:paraId="7ABC510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57E6BF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system</w:t>
      </w:r>
      <w:r w:rsidRPr="00B35C4C">
        <w:rPr>
          <w:rFonts w:ascii="Menlo" w:hAnsi="Menlo" w:cs="Menlo"/>
          <w:color w:val="D4D4D4"/>
          <w:sz w:val="15"/>
          <w:szCs w:val="15"/>
        </w:rPr>
        <w:t xml:space="preserve">": </w:t>
      </w:r>
      <w:r w:rsidRPr="00B35C4C">
        <w:rPr>
          <w:rFonts w:ascii="Menlo" w:hAnsi="Menlo" w:cs="Menlo"/>
          <w:color w:val="CE9178"/>
          <w:sz w:val="15"/>
          <w:szCs w:val="15"/>
        </w:rPr>
        <w:t>"http://anonymous.org/data/</w:t>
      </w:r>
      <w:proofErr w:type="spellStart"/>
      <w:r w:rsidRPr="00B35C4C">
        <w:rPr>
          <w:rFonts w:ascii="Menlo" w:hAnsi="Menlo" w:cs="Menlo"/>
          <w:color w:val="CE9178"/>
          <w:sz w:val="15"/>
          <w:szCs w:val="15"/>
        </w:rPr>
        <w:t>NonDrugTLngRehab</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7E01A3F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code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LngRehab</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1FFB6F5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display</w:t>
      </w:r>
      <w:r w:rsidRPr="00B35C4C">
        <w:rPr>
          <w:rFonts w:ascii="Menlo" w:hAnsi="Menlo" w:cs="Menlo"/>
          <w:color w:val="D4D4D4"/>
          <w:sz w:val="15"/>
          <w:szCs w:val="15"/>
        </w:rPr>
        <w:t xml:space="preserve">": </w:t>
      </w:r>
      <w:r w:rsidRPr="00B35C4C">
        <w:rPr>
          <w:rFonts w:ascii="Menlo" w:hAnsi="Menlo" w:cs="Menlo"/>
          <w:color w:val="CE9178"/>
          <w:sz w:val="15"/>
          <w:szCs w:val="15"/>
        </w:rPr>
        <w:t>"administer pulmonary rehabilitation"</w:t>
      </w:r>
    </w:p>
    <w:p w14:paraId="0BEBB40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C662C5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6BFB72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3E16FB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1A887E1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015985A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2684C7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649C53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720F5A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67CD37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2DCA821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MedicationRequest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4CED3C7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RecCOPD-FluVacDecPropRskFluShould</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44357D1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530CCFB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2D89A30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1441286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false</w:t>
      </w:r>
      <w:r w:rsidRPr="00B35C4C">
        <w:rPr>
          <w:rFonts w:ascii="Menlo" w:hAnsi="Menlo" w:cs="Menlo"/>
          <w:color w:val="D4D4D4"/>
          <w:sz w:val="15"/>
          <w:szCs w:val="15"/>
        </w:rPr>
        <w:t>,</w:t>
      </w:r>
    </w:p>
    <w:p w14:paraId="22B8BD5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24452B2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C94F12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SitHghRskFlu</w:t>
      </w:r>
      <w:proofErr w:type="spellEnd"/>
      <w:r w:rsidRPr="00B35C4C">
        <w:rPr>
          <w:rFonts w:ascii="Menlo" w:hAnsi="Menlo" w:cs="Menlo"/>
          <w:color w:val="CE9178"/>
          <w:sz w:val="15"/>
          <w:szCs w:val="15"/>
        </w:rPr>
        <w:t>"</w:t>
      </w:r>
    </w:p>
    <w:p w14:paraId="48F510C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C92974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EC2AD4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2D7F3E7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58C066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/SitHghRskFlu2SitLwRskFluMp"</w:t>
      </w:r>
    </w:p>
    <w:p w14:paraId="67DDF5C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92AD02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A7F26A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medicationReference</w:t>
      </w:r>
      <w:proofErr w:type="spellEnd"/>
      <w:r w:rsidRPr="00B35C4C">
        <w:rPr>
          <w:rFonts w:ascii="Menlo" w:hAnsi="Menlo" w:cs="Menlo"/>
          <w:color w:val="D4D4D4"/>
          <w:sz w:val="15"/>
          <w:szCs w:val="15"/>
        </w:rPr>
        <w:t>": {</w:t>
      </w:r>
    </w:p>
    <w:p w14:paraId="4AF9C18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"Medication/</w:t>
      </w:r>
      <w:proofErr w:type="spellStart"/>
      <w:r w:rsidRPr="00B35C4C">
        <w:rPr>
          <w:rFonts w:ascii="Menlo" w:hAnsi="Menlo" w:cs="Menlo"/>
          <w:color w:val="CE9178"/>
          <w:sz w:val="15"/>
          <w:szCs w:val="15"/>
        </w:rPr>
        <w:t>DrugTFluVac</w:t>
      </w:r>
      <w:proofErr w:type="spellEnd"/>
      <w:r w:rsidRPr="00B35C4C">
        <w:rPr>
          <w:rFonts w:ascii="Menlo" w:hAnsi="Menlo" w:cs="Menlo"/>
          <w:color w:val="CE9178"/>
          <w:sz w:val="15"/>
          <w:szCs w:val="15"/>
        </w:rPr>
        <w:t>"</w:t>
      </w:r>
    </w:p>
    <w:p w14:paraId="6A817BF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47D36C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52AB42C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0F2E18B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676524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detectedIssue</w:t>
      </w:r>
      <w:proofErr w:type="spellEnd"/>
      <w:r w:rsidRPr="00B35C4C">
        <w:rPr>
          <w:rFonts w:ascii="Menlo" w:hAnsi="Menlo" w:cs="Menlo"/>
          <w:color w:val="D4D4D4"/>
          <w:sz w:val="15"/>
          <w:szCs w:val="15"/>
        </w:rPr>
        <w:t>": []</w:t>
      </w:r>
    </w:p>
    <w:p w14:paraId="343F8A6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4AD107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E5CB16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50E2A3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4B762E3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MedicationRequest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0FD7AA3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RecCOPD-IcsIncPropRskPneumnShouldnot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5FAA606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2640B6B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1BAD806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6A2338D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true</w:t>
      </w:r>
      <w:r w:rsidRPr="00B35C4C">
        <w:rPr>
          <w:rFonts w:ascii="Menlo" w:hAnsi="Menlo" w:cs="Menlo"/>
          <w:color w:val="D4D4D4"/>
          <w:sz w:val="15"/>
          <w:szCs w:val="15"/>
        </w:rPr>
        <w:t>,</w:t>
      </w:r>
    </w:p>
    <w:p w14:paraId="644993D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75BA386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412032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SitLwRskPneumn</w:t>
      </w:r>
      <w:proofErr w:type="spellEnd"/>
      <w:r w:rsidRPr="00B35C4C">
        <w:rPr>
          <w:rFonts w:ascii="Menlo" w:hAnsi="Menlo" w:cs="Menlo"/>
          <w:color w:val="CE9178"/>
          <w:sz w:val="15"/>
          <w:szCs w:val="15"/>
        </w:rPr>
        <w:t>"</w:t>
      </w:r>
    </w:p>
    <w:p w14:paraId="4210039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B66FE4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9354FF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4D48B74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9ABF9C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/SitLwRskPneumn2SitHghRskPneumnMn"</w:t>
      </w:r>
    </w:p>
    <w:p w14:paraId="55994E9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568928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7C939A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medicationReference</w:t>
      </w:r>
      <w:proofErr w:type="spellEnd"/>
      <w:r w:rsidRPr="00B35C4C">
        <w:rPr>
          <w:rFonts w:ascii="Menlo" w:hAnsi="Menlo" w:cs="Menlo"/>
          <w:color w:val="D4D4D4"/>
          <w:sz w:val="15"/>
          <w:szCs w:val="15"/>
        </w:rPr>
        <w:t>": {</w:t>
      </w:r>
    </w:p>
    <w:p w14:paraId="0DB6816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"Medication/</w:t>
      </w:r>
      <w:proofErr w:type="spellStart"/>
      <w:r w:rsidRPr="00B35C4C">
        <w:rPr>
          <w:rFonts w:ascii="Menlo" w:hAnsi="Menlo" w:cs="Menlo"/>
          <w:color w:val="CE9178"/>
          <w:sz w:val="15"/>
          <w:szCs w:val="15"/>
        </w:rPr>
        <w:t>DrugTIcs</w:t>
      </w:r>
      <w:proofErr w:type="spellEnd"/>
      <w:r w:rsidRPr="00B35C4C">
        <w:rPr>
          <w:rFonts w:ascii="Menlo" w:hAnsi="Menlo" w:cs="Menlo"/>
          <w:color w:val="CE9178"/>
          <w:sz w:val="15"/>
          <w:szCs w:val="15"/>
        </w:rPr>
        <w:t>"</w:t>
      </w:r>
    </w:p>
    <w:p w14:paraId="2D8E56C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8A409C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5816F57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03D3096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21D93D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detectedIssue</w:t>
      </w:r>
      <w:proofErr w:type="spellEnd"/>
      <w:r w:rsidRPr="00B35C4C">
        <w:rPr>
          <w:rFonts w:ascii="Menlo" w:hAnsi="Menlo" w:cs="Menlo"/>
          <w:color w:val="D4D4D4"/>
          <w:sz w:val="15"/>
          <w:szCs w:val="15"/>
        </w:rPr>
        <w:t>": [</w:t>
      </w:r>
    </w:p>
    <w:p w14:paraId="53BD282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ABAF90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/contradiction2"</w:t>
      </w:r>
    </w:p>
    <w:p w14:paraId="11EF46C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379EDB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7A2827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lastRenderedPageBreak/>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/contradiction3"</w:t>
      </w:r>
    </w:p>
    <w:p w14:paraId="5074E7E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FF1516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7CB9C2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9325A9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BC90A5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A9ECF7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498A385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MedicationRequest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569F295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RecCOPD-LabaIcsDecVerySevPropAlsShould</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33026F2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7F6F4F5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6C436F1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720A492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false</w:t>
      </w:r>
      <w:r w:rsidRPr="00B35C4C">
        <w:rPr>
          <w:rFonts w:ascii="Menlo" w:hAnsi="Menlo" w:cs="Menlo"/>
          <w:color w:val="D4D4D4"/>
          <w:sz w:val="15"/>
          <w:szCs w:val="15"/>
        </w:rPr>
        <w:t>,</w:t>
      </w:r>
    </w:p>
    <w:p w14:paraId="0FA46D9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320D751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9523D3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SitVerySevAls</w:t>
      </w:r>
      <w:proofErr w:type="spellEnd"/>
      <w:r w:rsidRPr="00B35C4C">
        <w:rPr>
          <w:rFonts w:ascii="Menlo" w:hAnsi="Menlo" w:cs="Menlo"/>
          <w:color w:val="CE9178"/>
          <w:sz w:val="15"/>
          <w:szCs w:val="15"/>
        </w:rPr>
        <w:t>"</w:t>
      </w:r>
    </w:p>
    <w:p w14:paraId="7303277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B0EF5A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7F3ACB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0A35AB2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7F45D6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/SitVerySevAls2SitSevAlsMp"</w:t>
      </w:r>
    </w:p>
    <w:p w14:paraId="04B0D90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F83488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A82FCA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medicationReference</w:t>
      </w:r>
      <w:proofErr w:type="spellEnd"/>
      <w:r w:rsidRPr="00B35C4C">
        <w:rPr>
          <w:rFonts w:ascii="Menlo" w:hAnsi="Menlo" w:cs="Menlo"/>
          <w:color w:val="D4D4D4"/>
          <w:sz w:val="15"/>
          <w:szCs w:val="15"/>
        </w:rPr>
        <w:t>": {</w:t>
      </w:r>
    </w:p>
    <w:p w14:paraId="4E2250D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"Medication/</w:t>
      </w:r>
      <w:proofErr w:type="spellStart"/>
      <w:r w:rsidRPr="00B35C4C">
        <w:rPr>
          <w:rFonts w:ascii="Menlo" w:hAnsi="Menlo" w:cs="Menlo"/>
          <w:color w:val="CE9178"/>
          <w:sz w:val="15"/>
          <w:szCs w:val="15"/>
        </w:rPr>
        <w:t>DrugCatLabaIcs</w:t>
      </w:r>
      <w:proofErr w:type="spellEnd"/>
      <w:r w:rsidRPr="00B35C4C">
        <w:rPr>
          <w:rFonts w:ascii="Menlo" w:hAnsi="Menlo" w:cs="Menlo"/>
          <w:color w:val="CE9178"/>
          <w:sz w:val="15"/>
          <w:szCs w:val="15"/>
        </w:rPr>
        <w:t>"</w:t>
      </w:r>
    </w:p>
    <w:p w14:paraId="1583B28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864B2E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4A2FCA7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267717F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1DF255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detectedIssue</w:t>
      </w:r>
      <w:proofErr w:type="spellEnd"/>
      <w:r w:rsidRPr="00B35C4C">
        <w:rPr>
          <w:rFonts w:ascii="Menlo" w:hAnsi="Menlo" w:cs="Menlo"/>
          <w:color w:val="D4D4D4"/>
          <w:sz w:val="15"/>
          <w:szCs w:val="15"/>
        </w:rPr>
        <w:t>": [</w:t>
      </w:r>
    </w:p>
    <w:p w14:paraId="28A74BF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519739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/alternative1"</w:t>
      </w:r>
    </w:p>
    <w:p w14:paraId="2C74E25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B1C061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D21613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/contradiction2"</w:t>
      </w:r>
    </w:p>
    <w:p w14:paraId="249B46C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3F8462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6A7D63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FD15DE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E0D79E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609A7B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7B73344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MedicationRequest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0DA94EC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RecCOPD-LamaDecVerySevPropAlsShould</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333EF63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1177727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2E702A8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201D812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false</w:t>
      </w:r>
      <w:r w:rsidRPr="00B35C4C">
        <w:rPr>
          <w:rFonts w:ascii="Menlo" w:hAnsi="Menlo" w:cs="Menlo"/>
          <w:color w:val="D4D4D4"/>
          <w:sz w:val="15"/>
          <w:szCs w:val="15"/>
        </w:rPr>
        <w:t>,</w:t>
      </w:r>
    </w:p>
    <w:p w14:paraId="26F14AE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11D44D0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89CB53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SitVerySevAls</w:t>
      </w:r>
      <w:proofErr w:type="spellEnd"/>
      <w:r w:rsidRPr="00B35C4C">
        <w:rPr>
          <w:rFonts w:ascii="Menlo" w:hAnsi="Menlo" w:cs="Menlo"/>
          <w:color w:val="CE9178"/>
          <w:sz w:val="15"/>
          <w:szCs w:val="15"/>
        </w:rPr>
        <w:t>"</w:t>
      </w:r>
    </w:p>
    <w:p w14:paraId="4EE1532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540CEC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2494B3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20D722D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85FA1B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/SitVerySevAls2SitSevAlsMp"</w:t>
      </w:r>
    </w:p>
    <w:p w14:paraId="07CBB1A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C6A910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F4BB3E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medicationReference</w:t>
      </w:r>
      <w:proofErr w:type="spellEnd"/>
      <w:r w:rsidRPr="00B35C4C">
        <w:rPr>
          <w:rFonts w:ascii="Menlo" w:hAnsi="Menlo" w:cs="Menlo"/>
          <w:color w:val="D4D4D4"/>
          <w:sz w:val="15"/>
          <w:szCs w:val="15"/>
        </w:rPr>
        <w:t>": {</w:t>
      </w:r>
    </w:p>
    <w:p w14:paraId="6642963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"Medication/</w:t>
      </w:r>
      <w:proofErr w:type="spellStart"/>
      <w:r w:rsidRPr="00B35C4C">
        <w:rPr>
          <w:rFonts w:ascii="Menlo" w:hAnsi="Menlo" w:cs="Menlo"/>
          <w:color w:val="CE9178"/>
          <w:sz w:val="15"/>
          <w:szCs w:val="15"/>
        </w:rPr>
        <w:t>DrugTLama</w:t>
      </w:r>
      <w:proofErr w:type="spellEnd"/>
      <w:r w:rsidRPr="00B35C4C">
        <w:rPr>
          <w:rFonts w:ascii="Menlo" w:hAnsi="Menlo" w:cs="Menlo"/>
          <w:color w:val="CE9178"/>
          <w:sz w:val="15"/>
          <w:szCs w:val="15"/>
        </w:rPr>
        <w:t>"</w:t>
      </w:r>
    </w:p>
    <w:p w14:paraId="238A87C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487295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204AD9B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728ED76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CEB9FA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detectedIssue</w:t>
      </w:r>
      <w:proofErr w:type="spellEnd"/>
      <w:r w:rsidRPr="00B35C4C">
        <w:rPr>
          <w:rFonts w:ascii="Menlo" w:hAnsi="Menlo" w:cs="Menlo"/>
          <w:color w:val="D4D4D4"/>
          <w:sz w:val="15"/>
          <w:szCs w:val="15"/>
        </w:rPr>
        <w:t>": [</w:t>
      </w:r>
    </w:p>
    <w:p w14:paraId="2657C95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0D2FC9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/repetition0"</w:t>
      </w:r>
    </w:p>
    <w:p w14:paraId="0930463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C02189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775978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/alternative1"</w:t>
      </w:r>
    </w:p>
    <w:p w14:paraId="1542942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63B211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570752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64B02D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6B8588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92A1BB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5F77584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MedicationRequest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0081CF2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RecCOPD-LabaLamaDecVerySevPropAlsShould</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0EF478E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lastRenderedPageBreak/>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53CE6A0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30C600B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37166C2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false</w:t>
      </w:r>
      <w:r w:rsidRPr="00B35C4C">
        <w:rPr>
          <w:rFonts w:ascii="Menlo" w:hAnsi="Menlo" w:cs="Menlo"/>
          <w:color w:val="D4D4D4"/>
          <w:sz w:val="15"/>
          <w:szCs w:val="15"/>
        </w:rPr>
        <w:t>,</w:t>
      </w:r>
    </w:p>
    <w:p w14:paraId="7240282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2251300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FACE1C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SitVerySevAls</w:t>
      </w:r>
      <w:proofErr w:type="spellEnd"/>
      <w:r w:rsidRPr="00B35C4C">
        <w:rPr>
          <w:rFonts w:ascii="Menlo" w:hAnsi="Menlo" w:cs="Menlo"/>
          <w:color w:val="CE9178"/>
          <w:sz w:val="15"/>
          <w:szCs w:val="15"/>
        </w:rPr>
        <w:t>"</w:t>
      </w:r>
    </w:p>
    <w:p w14:paraId="465D4EB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4A2167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94434A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28A50D0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EF203B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/SitVerySevAls2SitSevAlsMp"</w:t>
      </w:r>
    </w:p>
    <w:p w14:paraId="0585371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29FE66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B57680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medicationReference</w:t>
      </w:r>
      <w:proofErr w:type="spellEnd"/>
      <w:r w:rsidRPr="00B35C4C">
        <w:rPr>
          <w:rFonts w:ascii="Menlo" w:hAnsi="Menlo" w:cs="Menlo"/>
          <w:color w:val="D4D4D4"/>
          <w:sz w:val="15"/>
          <w:szCs w:val="15"/>
        </w:rPr>
        <w:t>": {</w:t>
      </w:r>
    </w:p>
    <w:p w14:paraId="533E56C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"Medication/</w:t>
      </w:r>
      <w:proofErr w:type="spellStart"/>
      <w:r w:rsidRPr="00B35C4C">
        <w:rPr>
          <w:rFonts w:ascii="Menlo" w:hAnsi="Menlo" w:cs="Menlo"/>
          <w:color w:val="CE9178"/>
          <w:sz w:val="15"/>
          <w:szCs w:val="15"/>
        </w:rPr>
        <w:t>DrugCatLabaLama</w:t>
      </w:r>
      <w:proofErr w:type="spellEnd"/>
      <w:r w:rsidRPr="00B35C4C">
        <w:rPr>
          <w:rFonts w:ascii="Menlo" w:hAnsi="Menlo" w:cs="Menlo"/>
          <w:color w:val="CE9178"/>
          <w:sz w:val="15"/>
          <w:szCs w:val="15"/>
        </w:rPr>
        <w:t>"</w:t>
      </w:r>
    </w:p>
    <w:p w14:paraId="19946E7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E5E47A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31EEF67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3772A46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41AB7F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detectedIssue</w:t>
      </w:r>
      <w:proofErr w:type="spellEnd"/>
      <w:r w:rsidRPr="00B35C4C">
        <w:rPr>
          <w:rFonts w:ascii="Menlo" w:hAnsi="Menlo" w:cs="Menlo"/>
          <w:color w:val="D4D4D4"/>
          <w:sz w:val="15"/>
          <w:szCs w:val="15"/>
        </w:rPr>
        <w:t>": [</w:t>
      </w:r>
    </w:p>
    <w:p w14:paraId="5010A52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99C668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/repetition0"</w:t>
      </w:r>
    </w:p>
    <w:p w14:paraId="70169DC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EAF35A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2AB272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/alternative1"</w:t>
      </w:r>
    </w:p>
    <w:p w14:paraId="4B0A064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AA0402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0C9773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BEEBC5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0BD17A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141094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570ED29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MedicationRequest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6EB2FD1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RecCOPD-BetaAgonistIncPropRskCrdShouldnot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63A3772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111FD8E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0DD0204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04733D4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true</w:t>
      </w:r>
      <w:r w:rsidRPr="00B35C4C">
        <w:rPr>
          <w:rFonts w:ascii="Menlo" w:hAnsi="Menlo" w:cs="Menlo"/>
          <w:color w:val="D4D4D4"/>
          <w:sz w:val="15"/>
          <w:szCs w:val="15"/>
        </w:rPr>
        <w:t>,</w:t>
      </w:r>
    </w:p>
    <w:p w14:paraId="5401AAF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5F07F8E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FE5955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SitLwRskCrd</w:t>
      </w:r>
      <w:proofErr w:type="spellEnd"/>
      <w:r w:rsidRPr="00B35C4C">
        <w:rPr>
          <w:rFonts w:ascii="Menlo" w:hAnsi="Menlo" w:cs="Menlo"/>
          <w:color w:val="CE9178"/>
          <w:sz w:val="15"/>
          <w:szCs w:val="15"/>
        </w:rPr>
        <w:t>"</w:t>
      </w:r>
    </w:p>
    <w:p w14:paraId="359EB3A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45FA68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4834E4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3C5DA73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FE5E5F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/SitLwRskCrd2SitHghRskCrdMn"</w:t>
      </w:r>
    </w:p>
    <w:p w14:paraId="61B50D6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9CFF0D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9588DA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medicationReference</w:t>
      </w:r>
      <w:proofErr w:type="spellEnd"/>
      <w:r w:rsidRPr="00B35C4C">
        <w:rPr>
          <w:rFonts w:ascii="Menlo" w:hAnsi="Menlo" w:cs="Menlo"/>
          <w:color w:val="D4D4D4"/>
          <w:sz w:val="15"/>
          <w:szCs w:val="15"/>
        </w:rPr>
        <w:t>": {</w:t>
      </w:r>
    </w:p>
    <w:p w14:paraId="153F163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"Medication/</w:t>
      </w:r>
      <w:proofErr w:type="spellStart"/>
      <w:r w:rsidRPr="00B35C4C">
        <w:rPr>
          <w:rFonts w:ascii="Menlo" w:hAnsi="Menlo" w:cs="Menlo"/>
          <w:color w:val="CE9178"/>
          <w:sz w:val="15"/>
          <w:szCs w:val="15"/>
        </w:rPr>
        <w:t>DrugCatBetaAgonist</w:t>
      </w:r>
      <w:proofErr w:type="spellEnd"/>
      <w:r w:rsidRPr="00B35C4C">
        <w:rPr>
          <w:rFonts w:ascii="Menlo" w:hAnsi="Menlo" w:cs="Menlo"/>
          <w:color w:val="CE9178"/>
          <w:sz w:val="15"/>
          <w:szCs w:val="15"/>
        </w:rPr>
        <w:t>"</w:t>
      </w:r>
    </w:p>
    <w:p w14:paraId="3043E79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8185AC1"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195E823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59B66B98"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64A8A7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detectedIssue</w:t>
      </w:r>
      <w:proofErr w:type="spellEnd"/>
      <w:r w:rsidRPr="00B35C4C">
        <w:rPr>
          <w:rFonts w:ascii="Menlo" w:hAnsi="Menlo" w:cs="Menlo"/>
          <w:color w:val="D4D4D4"/>
          <w:sz w:val="15"/>
          <w:szCs w:val="15"/>
        </w:rPr>
        <w:t>": []</w:t>
      </w:r>
    </w:p>
    <w:p w14:paraId="34AF1F2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3D4AAA7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47A001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761D43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resource</w:t>
      </w:r>
      <w:r w:rsidRPr="00B35C4C">
        <w:rPr>
          <w:rFonts w:ascii="Menlo" w:hAnsi="Menlo" w:cs="Menlo"/>
          <w:color w:val="D4D4D4"/>
          <w:sz w:val="15"/>
          <w:szCs w:val="15"/>
        </w:rPr>
        <w:t>": {</w:t>
      </w:r>
    </w:p>
    <w:p w14:paraId="4F17DB0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resourceType</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MedicationRequest</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613ACEE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id</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RecCOPD-LabaLamaIcsDecVerySevPropAlsShould</w:t>
      </w:r>
      <w:proofErr w:type="spellEnd"/>
      <w:r w:rsidRPr="00B35C4C">
        <w:rPr>
          <w:rFonts w:ascii="Menlo" w:hAnsi="Menlo" w:cs="Menlo"/>
          <w:color w:val="CE9178"/>
          <w:sz w:val="15"/>
          <w:szCs w:val="15"/>
        </w:rPr>
        <w:t>"</w:t>
      </w:r>
      <w:r w:rsidRPr="00B35C4C">
        <w:rPr>
          <w:rFonts w:ascii="Menlo" w:hAnsi="Menlo" w:cs="Menlo"/>
          <w:color w:val="D4D4D4"/>
          <w:sz w:val="15"/>
          <w:szCs w:val="15"/>
        </w:rPr>
        <w:t>,</w:t>
      </w:r>
    </w:p>
    <w:p w14:paraId="282107B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status</w:t>
      </w:r>
      <w:r w:rsidRPr="00B35C4C">
        <w:rPr>
          <w:rFonts w:ascii="Menlo" w:hAnsi="Menlo" w:cs="Menlo"/>
          <w:color w:val="D4D4D4"/>
          <w:sz w:val="15"/>
          <w:szCs w:val="15"/>
        </w:rPr>
        <w:t xml:space="preserve">": </w:t>
      </w:r>
      <w:r w:rsidRPr="00B35C4C">
        <w:rPr>
          <w:rFonts w:ascii="Menlo" w:hAnsi="Menlo" w:cs="Menlo"/>
          <w:color w:val="CE9178"/>
          <w:sz w:val="15"/>
          <w:szCs w:val="15"/>
        </w:rPr>
        <w:t>"active"</w:t>
      </w:r>
      <w:r w:rsidRPr="00B35C4C">
        <w:rPr>
          <w:rFonts w:ascii="Menlo" w:hAnsi="Menlo" w:cs="Menlo"/>
          <w:color w:val="D4D4D4"/>
          <w:sz w:val="15"/>
          <w:szCs w:val="15"/>
        </w:rPr>
        <w:t>,</w:t>
      </w:r>
    </w:p>
    <w:p w14:paraId="16325C2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intent</w:t>
      </w:r>
      <w:r w:rsidRPr="00B35C4C">
        <w:rPr>
          <w:rFonts w:ascii="Menlo" w:hAnsi="Menlo" w:cs="Menlo"/>
          <w:color w:val="D4D4D4"/>
          <w:sz w:val="15"/>
          <w:szCs w:val="15"/>
        </w:rPr>
        <w:t xml:space="preserve">": </w:t>
      </w:r>
      <w:r w:rsidRPr="00B35C4C">
        <w:rPr>
          <w:rFonts w:ascii="Menlo" w:hAnsi="Menlo" w:cs="Menlo"/>
          <w:color w:val="CE9178"/>
          <w:sz w:val="15"/>
          <w:szCs w:val="15"/>
        </w:rPr>
        <w:t>"plan"</w:t>
      </w:r>
      <w:r w:rsidRPr="00B35C4C">
        <w:rPr>
          <w:rFonts w:ascii="Menlo" w:hAnsi="Menlo" w:cs="Menlo"/>
          <w:color w:val="D4D4D4"/>
          <w:sz w:val="15"/>
          <w:szCs w:val="15"/>
        </w:rPr>
        <w:t>,</w:t>
      </w:r>
    </w:p>
    <w:p w14:paraId="250678D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instantiatesUri</w:t>
      </w:r>
      <w:proofErr w:type="spellEnd"/>
      <w:r w:rsidRPr="00B35C4C">
        <w:rPr>
          <w:rFonts w:ascii="Menlo" w:hAnsi="Menlo" w:cs="Menlo"/>
          <w:color w:val="D4D4D4"/>
          <w:sz w:val="15"/>
          <w:szCs w:val="15"/>
        </w:rPr>
        <w:t xml:space="preserve">": </w:t>
      </w:r>
      <w:r w:rsidRPr="00B35C4C">
        <w:rPr>
          <w:rFonts w:ascii="Menlo" w:hAnsi="Menlo" w:cs="Menlo"/>
          <w:color w:val="CE9178"/>
          <w:sz w:val="15"/>
          <w:szCs w:val="15"/>
        </w:rPr>
        <w:t>"https://goldcopd.org/wp-content/uploads/2016/12/wms-GOLD-2017-Pocket-Guide.pdf"</w:t>
      </w:r>
      <w:r w:rsidRPr="00B35C4C">
        <w:rPr>
          <w:rFonts w:ascii="Menlo" w:hAnsi="Menlo" w:cs="Menlo"/>
          <w:color w:val="D4D4D4"/>
          <w:sz w:val="15"/>
          <w:szCs w:val="15"/>
        </w:rPr>
        <w:t>,</w:t>
      </w:r>
    </w:p>
    <w:p w14:paraId="0455E7A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doNotPerform</w:t>
      </w:r>
      <w:proofErr w:type="spellEnd"/>
      <w:r w:rsidRPr="00B35C4C">
        <w:rPr>
          <w:rFonts w:ascii="Menlo" w:hAnsi="Menlo" w:cs="Menlo"/>
          <w:color w:val="D4D4D4"/>
          <w:sz w:val="15"/>
          <w:szCs w:val="15"/>
        </w:rPr>
        <w:t xml:space="preserve">": </w:t>
      </w:r>
      <w:r w:rsidRPr="00B35C4C">
        <w:rPr>
          <w:rFonts w:ascii="Menlo" w:hAnsi="Menlo" w:cs="Menlo"/>
          <w:color w:val="569CD6"/>
          <w:sz w:val="15"/>
          <w:szCs w:val="15"/>
        </w:rPr>
        <w:t>false</w:t>
      </w:r>
      <w:r w:rsidRPr="00B35C4C">
        <w:rPr>
          <w:rFonts w:ascii="Menlo" w:hAnsi="Menlo" w:cs="Menlo"/>
          <w:color w:val="D4D4D4"/>
          <w:sz w:val="15"/>
          <w:szCs w:val="15"/>
        </w:rPr>
        <w:t>,</w:t>
      </w:r>
    </w:p>
    <w:p w14:paraId="6EA4E9ED"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reasonReference</w:t>
      </w:r>
      <w:proofErr w:type="spellEnd"/>
      <w:r w:rsidRPr="00B35C4C">
        <w:rPr>
          <w:rFonts w:ascii="Menlo" w:hAnsi="Menlo" w:cs="Menlo"/>
          <w:color w:val="D4D4D4"/>
          <w:sz w:val="15"/>
          <w:szCs w:val="15"/>
        </w:rPr>
        <w:t>": [</w:t>
      </w:r>
    </w:p>
    <w:p w14:paraId="47AF176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3213F8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"Condition/</w:t>
      </w:r>
      <w:proofErr w:type="spellStart"/>
      <w:r w:rsidRPr="00B35C4C">
        <w:rPr>
          <w:rFonts w:ascii="Menlo" w:hAnsi="Menlo" w:cs="Menlo"/>
          <w:color w:val="CE9178"/>
          <w:sz w:val="15"/>
          <w:szCs w:val="15"/>
        </w:rPr>
        <w:t>SitVerySevAls</w:t>
      </w:r>
      <w:proofErr w:type="spellEnd"/>
      <w:r w:rsidRPr="00B35C4C">
        <w:rPr>
          <w:rFonts w:ascii="Menlo" w:hAnsi="Menlo" w:cs="Menlo"/>
          <w:color w:val="CE9178"/>
          <w:sz w:val="15"/>
          <w:szCs w:val="15"/>
        </w:rPr>
        <w:t>"</w:t>
      </w:r>
    </w:p>
    <w:p w14:paraId="4D8FF77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71551A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7E9F05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gramStart"/>
      <w:r w:rsidRPr="00B35C4C">
        <w:rPr>
          <w:rFonts w:ascii="Menlo" w:hAnsi="Menlo" w:cs="Menlo"/>
          <w:color w:val="9CDCFE"/>
          <w:sz w:val="15"/>
          <w:szCs w:val="15"/>
        </w:rPr>
        <w:t>forecast</w:t>
      </w:r>
      <w:proofErr w:type="gramEnd"/>
      <w:r w:rsidRPr="00B35C4C">
        <w:rPr>
          <w:rFonts w:ascii="Menlo" w:hAnsi="Menlo" w:cs="Menlo"/>
          <w:color w:val="9CDCFE"/>
          <w:sz w:val="15"/>
          <w:szCs w:val="15"/>
        </w:rPr>
        <w:t>-effects</w:t>
      </w:r>
      <w:r w:rsidRPr="00B35C4C">
        <w:rPr>
          <w:rFonts w:ascii="Menlo" w:hAnsi="Menlo" w:cs="Menlo"/>
          <w:color w:val="D4D4D4"/>
          <w:sz w:val="15"/>
          <w:szCs w:val="15"/>
        </w:rPr>
        <w:t>": [</w:t>
      </w:r>
    </w:p>
    <w:p w14:paraId="64B746A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61E3BE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ForecastEffect</w:t>
      </w:r>
      <w:proofErr w:type="spellEnd"/>
      <w:r w:rsidRPr="00B35C4C">
        <w:rPr>
          <w:rFonts w:ascii="Menlo" w:hAnsi="Menlo" w:cs="Menlo"/>
          <w:color w:val="CE9178"/>
          <w:sz w:val="15"/>
          <w:szCs w:val="15"/>
        </w:rPr>
        <w:t>/SitVerySevAls2SitSevAlsMp"</w:t>
      </w:r>
    </w:p>
    <w:p w14:paraId="30EDC2F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C5D9610"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1D52A1D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medicationReference</w:t>
      </w:r>
      <w:proofErr w:type="spellEnd"/>
      <w:r w:rsidRPr="00B35C4C">
        <w:rPr>
          <w:rFonts w:ascii="Menlo" w:hAnsi="Menlo" w:cs="Menlo"/>
          <w:color w:val="D4D4D4"/>
          <w:sz w:val="15"/>
          <w:szCs w:val="15"/>
        </w:rPr>
        <w:t>": {</w:t>
      </w:r>
    </w:p>
    <w:p w14:paraId="0618115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lastRenderedPageBreak/>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"Medication/</w:t>
      </w:r>
      <w:proofErr w:type="spellStart"/>
      <w:r w:rsidRPr="00B35C4C">
        <w:rPr>
          <w:rFonts w:ascii="Menlo" w:hAnsi="Menlo" w:cs="Menlo"/>
          <w:color w:val="CE9178"/>
          <w:sz w:val="15"/>
          <w:szCs w:val="15"/>
        </w:rPr>
        <w:t>DrugCatLabaLamaIcs</w:t>
      </w:r>
      <w:proofErr w:type="spellEnd"/>
      <w:r w:rsidRPr="00B35C4C">
        <w:rPr>
          <w:rFonts w:ascii="Menlo" w:hAnsi="Menlo" w:cs="Menlo"/>
          <w:color w:val="CE9178"/>
          <w:sz w:val="15"/>
          <w:szCs w:val="15"/>
        </w:rPr>
        <w:t>"</w:t>
      </w:r>
    </w:p>
    <w:p w14:paraId="645D4A8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6A022CA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subject</w:t>
      </w:r>
      <w:r w:rsidRPr="00B35C4C">
        <w:rPr>
          <w:rFonts w:ascii="Menlo" w:hAnsi="Menlo" w:cs="Menlo"/>
          <w:color w:val="D4D4D4"/>
          <w:sz w:val="15"/>
          <w:szCs w:val="15"/>
        </w:rPr>
        <w:t>": {</w:t>
      </w:r>
    </w:p>
    <w:p w14:paraId="7077372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"Patient/1677163"</w:t>
      </w:r>
    </w:p>
    <w:p w14:paraId="288B3653"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FAFC45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roofErr w:type="spellStart"/>
      <w:r w:rsidRPr="00B35C4C">
        <w:rPr>
          <w:rFonts w:ascii="Menlo" w:hAnsi="Menlo" w:cs="Menlo"/>
          <w:color w:val="9CDCFE"/>
          <w:sz w:val="15"/>
          <w:szCs w:val="15"/>
        </w:rPr>
        <w:t>detectedIssue</w:t>
      </w:r>
      <w:proofErr w:type="spellEnd"/>
      <w:r w:rsidRPr="00B35C4C">
        <w:rPr>
          <w:rFonts w:ascii="Menlo" w:hAnsi="Menlo" w:cs="Menlo"/>
          <w:color w:val="D4D4D4"/>
          <w:sz w:val="15"/>
          <w:szCs w:val="15"/>
        </w:rPr>
        <w:t>": [</w:t>
      </w:r>
    </w:p>
    <w:p w14:paraId="150B8A82"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6CD557F"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/repetition0"</w:t>
      </w:r>
    </w:p>
    <w:p w14:paraId="3E55D2C9"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7D84475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6B23BD5"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/alternative1"</w:t>
      </w:r>
    </w:p>
    <w:p w14:paraId="0EAE4934"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F3AF5CE"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23F4B63B"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r w:rsidRPr="00B35C4C">
        <w:rPr>
          <w:rFonts w:ascii="Menlo" w:hAnsi="Menlo" w:cs="Menlo"/>
          <w:color w:val="9CDCFE"/>
          <w:sz w:val="15"/>
          <w:szCs w:val="15"/>
        </w:rPr>
        <w:t>reference</w:t>
      </w:r>
      <w:r w:rsidRPr="00B35C4C">
        <w:rPr>
          <w:rFonts w:ascii="Menlo" w:hAnsi="Menlo" w:cs="Menlo"/>
          <w:color w:val="D4D4D4"/>
          <w:sz w:val="15"/>
          <w:szCs w:val="15"/>
        </w:rPr>
        <w:t xml:space="preserve">": </w:t>
      </w:r>
      <w:r w:rsidRPr="00B35C4C">
        <w:rPr>
          <w:rFonts w:ascii="Menlo" w:hAnsi="Menlo" w:cs="Menlo"/>
          <w:color w:val="CE9178"/>
          <w:sz w:val="15"/>
          <w:szCs w:val="15"/>
        </w:rPr>
        <w:t>"</w:t>
      </w:r>
      <w:proofErr w:type="spellStart"/>
      <w:r w:rsidRPr="00B35C4C">
        <w:rPr>
          <w:rFonts w:ascii="Menlo" w:hAnsi="Menlo" w:cs="Menlo"/>
          <w:color w:val="CE9178"/>
          <w:sz w:val="15"/>
          <w:szCs w:val="15"/>
        </w:rPr>
        <w:t>DetectedIssue</w:t>
      </w:r>
      <w:proofErr w:type="spellEnd"/>
      <w:r w:rsidRPr="00B35C4C">
        <w:rPr>
          <w:rFonts w:ascii="Menlo" w:hAnsi="Menlo" w:cs="Menlo"/>
          <w:color w:val="CE9178"/>
          <w:sz w:val="15"/>
          <w:szCs w:val="15"/>
        </w:rPr>
        <w:t>/contradiction3"</w:t>
      </w:r>
    </w:p>
    <w:p w14:paraId="7DFFB977"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567B07BC"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8E49ABA"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0510ACD6" w14:textId="77777777" w:rsidR="00B35C4C" w:rsidRPr="00B35C4C" w:rsidRDefault="00B35C4C" w:rsidP="00B35C4C">
      <w:pPr>
        <w:shd w:val="clear" w:color="auto" w:fill="1E1E1E"/>
        <w:rPr>
          <w:rFonts w:ascii="Menlo" w:hAnsi="Menlo" w:cs="Menlo"/>
          <w:color w:val="D4D4D4"/>
          <w:sz w:val="15"/>
          <w:szCs w:val="15"/>
        </w:rPr>
      </w:pPr>
      <w:r w:rsidRPr="00B35C4C">
        <w:rPr>
          <w:rFonts w:ascii="Menlo" w:hAnsi="Menlo" w:cs="Menlo"/>
          <w:color w:val="D4D4D4"/>
          <w:sz w:val="15"/>
          <w:szCs w:val="15"/>
        </w:rPr>
        <w:t xml:space="preserve">                  }</w:t>
      </w:r>
    </w:p>
    <w:p w14:paraId="45F9DC4C" w14:textId="35DCA58F" w:rsidR="00B317F2" w:rsidRDefault="00DD037E" w:rsidP="006D23BF">
      <w:proofErr w:type="spellStart"/>
      <w:r>
        <w:t>MedicationRequest</w:t>
      </w:r>
      <w:proofErr w:type="spellEnd"/>
      <w:r>
        <w:t xml:space="preserve"> and ServiceRequest</w:t>
      </w:r>
      <w:r w:rsidR="00E368F7">
        <w:t xml:space="preserve"> resources are intended as part of a care plan </w:t>
      </w:r>
      <w:r w:rsidR="00E368F7" w:rsidRPr="00023EBE">
        <w:t>(</w:t>
      </w:r>
      <w:r w:rsidR="00E368F7" w:rsidRPr="00E368F7">
        <w:rPr>
          <w:rFonts w:ascii="Menlo" w:hAnsi="Menlo" w:cs="Menlo"/>
          <w:color w:val="D4D4D4"/>
          <w:sz w:val="15"/>
          <w:szCs w:val="15"/>
          <w:shd w:val="clear" w:color="auto" w:fill="000000" w:themeFill="text1"/>
        </w:rPr>
        <w:t>"</w:t>
      </w:r>
      <w:r w:rsidR="00E368F7" w:rsidRPr="00E368F7">
        <w:rPr>
          <w:rFonts w:ascii="Menlo" w:hAnsi="Menlo" w:cs="Menlo"/>
          <w:color w:val="9CDCFE"/>
          <w:sz w:val="15"/>
          <w:szCs w:val="15"/>
          <w:shd w:val="clear" w:color="auto" w:fill="000000" w:themeFill="text1"/>
        </w:rPr>
        <w:t>intent</w:t>
      </w:r>
      <w:r w:rsidR="00E368F7" w:rsidRPr="00E368F7">
        <w:rPr>
          <w:rFonts w:ascii="Menlo" w:hAnsi="Menlo" w:cs="Menlo"/>
          <w:color w:val="D4D4D4"/>
          <w:sz w:val="15"/>
          <w:szCs w:val="15"/>
          <w:shd w:val="clear" w:color="auto" w:fill="000000" w:themeFill="text1"/>
        </w:rPr>
        <w:t xml:space="preserve">": </w:t>
      </w:r>
      <w:r w:rsidR="00E368F7" w:rsidRPr="00E368F7">
        <w:rPr>
          <w:rFonts w:ascii="Menlo" w:hAnsi="Menlo" w:cs="Menlo"/>
          <w:color w:val="CE9178"/>
          <w:sz w:val="15"/>
          <w:szCs w:val="15"/>
          <w:shd w:val="clear" w:color="auto" w:fill="000000" w:themeFill="text1"/>
        </w:rPr>
        <w:t>"plan"</w:t>
      </w:r>
      <w:r w:rsidR="00E368F7" w:rsidRPr="00023EBE">
        <w:t>)</w:t>
      </w:r>
      <w:r w:rsidR="00023EBE" w:rsidRPr="00023EBE">
        <w:t xml:space="preserve"> </w:t>
      </w:r>
      <w:r w:rsidR="00023EBE">
        <w:t>and</w:t>
      </w:r>
      <w:r w:rsidR="00522B1F">
        <w:t xml:space="preserve"> the evidence is taken from the GOLD guideline (</w:t>
      </w:r>
      <w:r w:rsidR="00522B1F" w:rsidRPr="00522B1F">
        <w:rPr>
          <w:rFonts w:ascii="Menlo" w:hAnsi="Menlo" w:cs="Menlo"/>
          <w:color w:val="D4D4D4"/>
          <w:sz w:val="15"/>
          <w:szCs w:val="15"/>
          <w:shd w:val="clear" w:color="auto" w:fill="000000" w:themeFill="text1"/>
        </w:rPr>
        <w:t>"</w:t>
      </w:r>
      <w:proofErr w:type="spellStart"/>
      <w:r w:rsidR="00522B1F" w:rsidRPr="00522B1F">
        <w:rPr>
          <w:rFonts w:ascii="Menlo" w:hAnsi="Menlo" w:cs="Menlo"/>
          <w:color w:val="9CDCFE"/>
          <w:sz w:val="15"/>
          <w:szCs w:val="15"/>
          <w:shd w:val="clear" w:color="auto" w:fill="000000" w:themeFill="text1"/>
        </w:rPr>
        <w:t>instantiatesUri</w:t>
      </w:r>
      <w:proofErr w:type="spellEnd"/>
      <w:r w:rsidR="00522B1F" w:rsidRPr="00522B1F">
        <w:rPr>
          <w:rFonts w:ascii="Menlo" w:hAnsi="Menlo" w:cs="Menlo"/>
          <w:color w:val="D4D4D4"/>
          <w:sz w:val="15"/>
          <w:szCs w:val="15"/>
          <w:shd w:val="clear" w:color="auto" w:fill="000000" w:themeFill="text1"/>
        </w:rPr>
        <w:t xml:space="preserve">": </w:t>
      </w:r>
      <w:r w:rsidR="00522B1F" w:rsidRPr="00522B1F">
        <w:rPr>
          <w:rFonts w:ascii="Menlo" w:hAnsi="Menlo" w:cs="Menlo"/>
          <w:color w:val="CE9178"/>
          <w:sz w:val="15"/>
          <w:szCs w:val="15"/>
          <w:shd w:val="clear" w:color="auto" w:fill="000000" w:themeFill="text1"/>
        </w:rPr>
        <w:t>"https://goldcopd.org/wp-content/uploads/2016/12/wms-GOLD-2017-Pocket-Guide.pdf"</w:t>
      </w:r>
      <w:r w:rsidR="00522B1F">
        <w:t>)</w:t>
      </w:r>
      <w:r w:rsidR="00B56B27">
        <w:t xml:space="preserve">. Each resource references one or more </w:t>
      </w:r>
      <w:proofErr w:type="spellStart"/>
      <w:r w:rsidR="00B56B27">
        <w:t>forecastEffect</w:t>
      </w:r>
      <w:proofErr w:type="spellEnd"/>
      <w:r w:rsidR="00DD3C23">
        <w:t xml:space="preserve"> instances </w:t>
      </w:r>
      <w:r w:rsidR="00B56B27">
        <w:t xml:space="preserve">(a main-effect </w:t>
      </w:r>
      <w:r w:rsidR="00237FFD">
        <w:t>and</w:t>
      </w:r>
      <w:r w:rsidR="00B56B27">
        <w:t xml:space="preserve"> </w:t>
      </w:r>
      <w:r w:rsidR="00237FFD">
        <w:t xml:space="preserve">zero or </w:t>
      </w:r>
      <w:r w:rsidR="00DD3C23">
        <w:t xml:space="preserve">more </w:t>
      </w:r>
      <w:r w:rsidR="00B56B27">
        <w:t>side-effect</w:t>
      </w:r>
      <w:r w:rsidR="00237FFD">
        <w:t xml:space="preserve"> instances). For instance, as we demonstrated above, each of the </w:t>
      </w:r>
      <w:proofErr w:type="spellStart"/>
      <w:r w:rsidR="00237FFD">
        <w:t>MedicationRequest</w:t>
      </w:r>
      <w:proofErr w:type="spellEnd"/>
      <w:r w:rsidR="00237FFD">
        <w:t xml:space="preserve"> instances representing a COPD treatment</w:t>
      </w:r>
      <w:r w:rsidR="004756EF">
        <w:t xml:space="preserve"> from GOLD group D have the same </w:t>
      </w:r>
      <w:proofErr w:type="spellStart"/>
      <w:r w:rsidR="004756EF">
        <w:t>forecastEffect</w:t>
      </w:r>
      <w:proofErr w:type="spellEnd"/>
      <w:r w:rsidR="004756EF">
        <w:t xml:space="preserve"> reference, </w:t>
      </w:r>
      <w:r w:rsidR="00BF3CAB">
        <w:t xml:space="preserve">and, equally, </w:t>
      </w:r>
      <w:r w:rsidR="004756EF">
        <w:t xml:space="preserve">the same </w:t>
      </w:r>
      <w:r w:rsidR="004F4DD6">
        <w:t xml:space="preserve">condition referencing the initial state </w:t>
      </w:r>
      <w:r w:rsidR="00506EB9">
        <w:t xml:space="preserve">(very severe) </w:t>
      </w:r>
      <w:r w:rsidR="004F4DD6">
        <w:t>of the</w:t>
      </w:r>
      <w:r w:rsidR="007E7CAE">
        <w:t xml:space="preserve"> airflow limitation severity</w:t>
      </w:r>
      <w:r w:rsidR="008D6300">
        <w:t>. A</w:t>
      </w:r>
      <w:r w:rsidR="00F31CA6">
        <w:t xml:space="preserve"> crucial part of either</w:t>
      </w:r>
      <w:r w:rsidR="00506EB9">
        <w:t xml:space="preserve"> resource is</w:t>
      </w:r>
      <w:r w:rsidR="00E8523B">
        <w:t xml:space="preserve"> the parameter </w:t>
      </w:r>
      <w:r w:rsidR="00E8523B" w:rsidRPr="00E8523B">
        <w:rPr>
          <w:rFonts w:ascii="Menlo" w:hAnsi="Menlo" w:cs="Menlo"/>
          <w:color w:val="D4D4D4"/>
          <w:sz w:val="15"/>
          <w:szCs w:val="15"/>
          <w:shd w:val="clear" w:color="auto" w:fill="000000" w:themeFill="text1"/>
        </w:rPr>
        <w:t>"</w:t>
      </w:r>
      <w:proofErr w:type="spellStart"/>
      <w:r w:rsidR="00E8523B" w:rsidRPr="00E8523B">
        <w:rPr>
          <w:rFonts w:ascii="Menlo" w:hAnsi="Menlo" w:cs="Menlo"/>
          <w:color w:val="9CDCFE"/>
          <w:sz w:val="15"/>
          <w:szCs w:val="15"/>
          <w:shd w:val="clear" w:color="auto" w:fill="000000" w:themeFill="text1"/>
        </w:rPr>
        <w:t>doNotPerform</w:t>
      </w:r>
      <w:proofErr w:type="spellEnd"/>
      <w:r w:rsidR="00E8523B" w:rsidRPr="00E8523B">
        <w:rPr>
          <w:rFonts w:ascii="Menlo" w:hAnsi="Menlo" w:cs="Menlo"/>
          <w:color w:val="D4D4D4"/>
          <w:sz w:val="15"/>
          <w:szCs w:val="15"/>
          <w:shd w:val="clear" w:color="auto" w:fill="000000" w:themeFill="text1"/>
        </w:rPr>
        <w:t>"</w:t>
      </w:r>
      <w:r w:rsidR="00202A3A">
        <w:t>,</w:t>
      </w:r>
      <w:r w:rsidR="00D509E2">
        <w:t xml:space="preserve"> </w:t>
      </w:r>
      <w:r w:rsidR="00202A3A">
        <w:t xml:space="preserve">which can be either true, then the recommendation is to not </w:t>
      </w:r>
      <w:r w:rsidR="00944C3C">
        <w:t>administer</w:t>
      </w:r>
      <w:r w:rsidR="00202A3A">
        <w:t xml:space="preserve"> the care action, or false</w:t>
      </w:r>
      <w:r w:rsidR="00CE5DC0">
        <w:t xml:space="preserve">, which implies the recommendation has positive effects and thus it should be applied. Among other parameters, we </w:t>
      </w:r>
      <w:r w:rsidR="00F6135C">
        <w:t xml:space="preserve">also </w:t>
      </w:r>
      <w:r w:rsidR="00CE5DC0">
        <w:t>have</w:t>
      </w:r>
      <w:r w:rsidR="00251B8C">
        <w:t xml:space="preserve"> </w:t>
      </w:r>
      <w:r w:rsidR="00251B8C" w:rsidRPr="00251B8C">
        <w:rPr>
          <w:rFonts w:ascii="Menlo" w:hAnsi="Menlo" w:cs="Menlo"/>
          <w:color w:val="D4D4D4"/>
          <w:sz w:val="15"/>
          <w:szCs w:val="15"/>
          <w:shd w:val="clear" w:color="auto" w:fill="000000" w:themeFill="text1"/>
        </w:rPr>
        <w:t>"</w:t>
      </w:r>
      <w:proofErr w:type="spellStart"/>
      <w:r w:rsidR="00251B8C" w:rsidRPr="00251B8C">
        <w:rPr>
          <w:rFonts w:ascii="Menlo" w:hAnsi="Menlo" w:cs="Menlo"/>
          <w:color w:val="9CDCFE"/>
          <w:sz w:val="15"/>
          <w:szCs w:val="15"/>
          <w:shd w:val="clear" w:color="auto" w:fill="000000" w:themeFill="text1"/>
        </w:rPr>
        <w:t>detectedIssue</w:t>
      </w:r>
      <w:proofErr w:type="spellEnd"/>
      <w:r w:rsidR="00251B8C" w:rsidRPr="00251B8C">
        <w:rPr>
          <w:rFonts w:ascii="Menlo" w:hAnsi="Menlo" w:cs="Menlo"/>
          <w:color w:val="D4D4D4"/>
          <w:sz w:val="15"/>
          <w:szCs w:val="15"/>
          <w:shd w:val="clear" w:color="auto" w:fill="000000" w:themeFill="text1"/>
        </w:rPr>
        <w:t>"</w:t>
      </w:r>
      <w:r w:rsidR="006B124C">
        <w:t>, which references</w:t>
      </w:r>
      <w:r w:rsidR="00994115">
        <w:t xml:space="preserve"> resources of the same name, and identifies potential interactions that have been previously detected by the </w:t>
      </w:r>
      <w:r w:rsidR="00D509E2">
        <w:t xml:space="preserve">logic rules of the TMR framework. </w:t>
      </w:r>
    </w:p>
    <w:p w14:paraId="6CC83989" w14:textId="6B954301" w:rsidR="00B317F2" w:rsidRDefault="00B317F2" w:rsidP="006D23BF">
      <w:r>
        <w:t xml:space="preserve">Following the </w:t>
      </w:r>
      <w:r w:rsidR="00A62B7B">
        <w:t xml:space="preserve">codes and references from each </w:t>
      </w:r>
      <w:proofErr w:type="spellStart"/>
      <w:r w:rsidR="00A62B7B">
        <w:t>MedicationRequest</w:t>
      </w:r>
      <w:proofErr w:type="spellEnd"/>
      <w:r w:rsidR="00A62B7B">
        <w:t xml:space="preserve"> and ServiceRequest we can deduce the following</w:t>
      </w:r>
      <w:r w:rsidR="00BA6475">
        <w:t xml:space="preserve"> information (starting at the top of the shown resources):</w:t>
      </w:r>
    </w:p>
    <w:p w14:paraId="26BF7F09" w14:textId="7069186F" w:rsidR="00BA6475" w:rsidRDefault="002E5D5C" w:rsidP="00BA6475">
      <w:pPr>
        <w:pStyle w:val="ListParagraph"/>
        <w:numPr>
          <w:ilvl w:val="0"/>
          <w:numId w:val="9"/>
        </w:numPr>
      </w:pPr>
      <w:r>
        <w:t>A request to administer smoking cessation therapy to</w:t>
      </w:r>
      <w:r w:rsidR="006D22B5">
        <w:t xml:space="preserve">wards having a standard </w:t>
      </w:r>
      <w:r w:rsidR="00F475BC">
        <w:t>quality of life.</w:t>
      </w:r>
    </w:p>
    <w:p w14:paraId="20DF6966" w14:textId="21F0A15C" w:rsidR="00F475BC" w:rsidRDefault="00F475BC" w:rsidP="00BA6475">
      <w:pPr>
        <w:pStyle w:val="ListParagraph"/>
        <w:numPr>
          <w:ilvl w:val="0"/>
          <w:numId w:val="9"/>
        </w:numPr>
      </w:pPr>
      <w:r>
        <w:t>A request to</w:t>
      </w:r>
      <w:r w:rsidR="00350D84">
        <w:t xml:space="preserve"> administer pulmonary rehabilitation towards</w:t>
      </w:r>
      <w:r w:rsidR="00CD146C">
        <w:t xml:space="preserve"> having a standard pulmonary health.</w:t>
      </w:r>
    </w:p>
    <w:p w14:paraId="276AFEFF" w14:textId="12F7B0B2" w:rsidR="00CD146C" w:rsidRDefault="0044432E" w:rsidP="00BA6475">
      <w:pPr>
        <w:pStyle w:val="ListParagraph"/>
        <w:numPr>
          <w:ilvl w:val="0"/>
          <w:numId w:val="9"/>
        </w:numPr>
      </w:pPr>
      <w:r>
        <w:t xml:space="preserve">A request to administer the influenza vaccina towards </w:t>
      </w:r>
      <w:r w:rsidRPr="0044432E">
        <w:t>having a low risk of contracting influenza disease</w:t>
      </w:r>
      <w:r>
        <w:t>.</w:t>
      </w:r>
    </w:p>
    <w:p w14:paraId="43424F8A" w14:textId="200F3E84" w:rsidR="0044432E" w:rsidRDefault="00E90815" w:rsidP="00BA6475">
      <w:pPr>
        <w:pStyle w:val="ListParagraph"/>
        <w:numPr>
          <w:ilvl w:val="0"/>
          <w:numId w:val="9"/>
        </w:numPr>
      </w:pPr>
      <w:r>
        <w:t>A request</w:t>
      </w:r>
      <w:r w:rsidR="007A50DC">
        <w:t xml:space="preserve"> to NOT administer</w:t>
      </w:r>
      <w:r w:rsidR="00AF0B31">
        <w:t xml:space="preserve"> ICS to avoid </w:t>
      </w:r>
      <w:r w:rsidR="00227AC9" w:rsidRPr="00227AC9">
        <w:t>having a high risk of contracting pneumonia</w:t>
      </w:r>
      <w:r w:rsidR="00227AC9">
        <w:t>.</w:t>
      </w:r>
      <w:r w:rsidR="0075696F">
        <w:t xml:space="preserve"> </w:t>
      </w:r>
    </w:p>
    <w:p w14:paraId="03DE210D" w14:textId="5B244B4E" w:rsidR="0075696F" w:rsidRDefault="0075696F" w:rsidP="0075696F">
      <w:pPr>
        <w:pStyle w:val="ListParagraph"/>
        <w:numPr>
          <w:ilvl w:val="1"/>
          <w:numId w:val="9"/>
        </w:numPr>
      </w:pPr>
      <w:r>
        <w:t>A contradiction</w:t>
      </w:r>
      <w:r w:rsidR="005761BD">
        <w:t xml:space="preserve"> interaction has been detected regarding this request.</w:t>
      </w:r>
    </w:p>
    <w:p w14:paraId="11E3D43F" w14:textId="79427348" w:rsidR="00227AC9" w:rsidRDefault="00227AC9" w:rsidP="00BA6475">
      <w:pPr>
        <w:pStyle w:val="ListParagraph"/>
        <w:numPr>
          <w:ilvl w:val="0"/>
          <w:numId w:val="9"/>
        </w:numPr>
      </w:pPr>
      <w:r>
        <w:t>A request to</w:t>
      </w:r>
      <w:r w:rsidR="0045789D">
        <w:t xml:space="preserve"> administer</w:t>
      </w:r>
      <w:r w:rsidR="00870AE9">
        <w:t xml:space="preserve"> a combination of LABA + ICS towards</w:t>
      </w:r>
      <w:r w:rsidR="0018419D">
        <w:t xml:space="preserve"> decreasing airflow limitation severity from very severe </w:t>
      </w:r>
      <w:proofErr w:type="spellStart"/>
      <w:r w:rsidR="0018419D">
        <w:t>to</w:t>
      </w:r>
      <w:proofErr w:type="spellEnd"/>
      <w:r w:rsidR="0018419D">
        <w:t xml:space="preserve"> severe.</w:t>
      </w:r>
    </w:p>
    <w:p w14:paraId="31B19593" w14:textId="749413DF" w:rsidR="00634935" w:rsidRDefault="00634935" w:rsidP="00634935">
      <w:pPr>
        <w:pStyle w:val="ListParagraph"/>
        <w:numPr>
          <w:ilvl w:val="1"/>
          <w:numId w:val="9"/>
        </w:numPr>
      </w:pPr>
      <w:r>
        <w:t>An alternative interaction has been detected regarding this request.</w:t>
      </w:r>
    </w:p>
    <w:p w14:paraId="054D8107" w14:textId="68391BD2" w:rsidR="005761BD" w:rsidRDefault="00634935" w:rsidP="00634935">
      <w:pPr>
        <w:pStyle w:val="ListParagraph"/>
        <w:numPr>
          <w:ilvl w:val="1"/>
          <w:numId w:val="9"/>
        </w:numPr>
      </w:pPr>
      <w:r>
        <w:t>A contradiction interaction has been detected regarding this request.</w:t>
      </w:r>
    </w:p>
    <w:p w14:paraId="07AB36FD" w14:textId="63EA7858" w:rsidR="00797E6A" w:rsidRDefault="00797E6A" w:rsidP="00797E6A">
      <w:pPr>
        <w:pStyle w:val="ListParagraph"/>
        <w:numPr>
          <w:ilvl w:val="0"/>
          <w:numId w:val="9"/>
        </w:numPr>
      </w:pPr>
      <w:r>
        <w:t>A request to administer LA</w:t>
      </w:r>
      <w:r w:rsidR="00285F87">
        <w:t>MA</w:t>
      </w:r>
      <w:r>
        <w:t xml:space="preserve"> towards decreasing airflow limitation severity from very severe </w:t>
      </w:r>
      <w:proofErr w:type="spellStart"/>
      <w:r>
        <w:t>to</w:t>
      </w:r>
      <w:proofErr w:type="spellEnd"/>
      <w:r>
        <w:t xml:space="preserve"> severe.</w:t>
      </w:r>
    </w:p>
    <w:p w14:paraId="6C05560D" w14:textId="3F696B32" w:rsidR="00E26E75" w:rsidRDefault="00E26E75" w:rsidP="00E26E75">
      <w:pPr>
        <w:pStyle w:val="ListParagraph"/>
        <w:numPr>
          <w:ilvl w:val="1"/>
          <w:numId w:val="9"/>
        </w:numPr>
      </w:pPr>
      <w:r>
        <w:t xml:space="preserve">A </w:t>
      </w:r>
      <w:r w:rsidR="00D12EDC">
        <w:t>repetition</w:t>
      </w:r>
      <w:r>
        <w:t xml:space="preserve"> interaction has been detected regarding this request.</w:t>
      </w:r>
    </w:p>
    <w:p w14:paraId="3517C5A0" w14:textId="3D68C8CF" w:rsidR="00E26E75" w:rsidRDefault="00E26E75" w:rsidP="00E26E75">
      <w:pPr>
        <w:pStyle w:val="ListParagraph"/>
        <w:numPr>
          <w:ilvl w:val="1"/>
          <w:numId w:val="9"/>
        </w:numPr>
      </w:pPr>
      <w:r>
        <w:t>A</w:t>
      </w:r>
      <w:r w:rsidR="00D12EDC">
        <w:t>n</w:t>
      </w:r>
      <w:r>
        <w:t xml:space="preserve"> </w:t>
      </w:r>
      <w:r w:rsidR="00D12EDC">
        <w:t xml:space="preserve">alternative </w:t>
      </w:r>
      <w:r>
        <w:t>interaction has been detected regarding this request.</w:t>
      </w:r>
    </w:p>
    <w:p w14:paraId="73CEC980" w14:textId="4A4224DF" w:rsidR="006902A0" w:rsidRDefault="006902A0" w:rsidP="006902A0">
      <w:pPr>
        <w:pStyle w:val="ListParagraph"/>
        <w:numPr>
          <w:ilvl w:val="0"/>
          <w:numId w:val="9"/>
        </w:numPr>
      </w:pPr>
      <w:r>
        <w:t xml:space="preserve">A request to administer a combination of LABA + LAMA towards decreasing airflow limitation severity from very severe </w:t>
      </w:r>
      <w:proofErr w:type="spellStart"/>
      <w:r>
        <w:t>to</w:t>
      </w:r>
      <w:proofErr w:type="spellEnd"/>
      <w:r>
        <w:t xml:space="preserve"> severe.</w:t>
      </w:r>
    </w:p>
    <w:p w14:paraId="36A2D8DA" w14:textId="77777777" w:rsidR="00D12EDC" w:rsidRDefault="00D12EDC" w:rsidP="00D12EDC">
      <w:pPr>
        <w:pStyle w:val="ListParagraph"/>
        <w:numPr>
          <w:ilvl w:val="1"/>
          <w:numId w:val="9"/>
        </w:numPr>
      </w:pPr>
      <w:r>
        <w:t>A repetition interaction has been detected regarding this request.</w:t>
      </w:r>
    </w:p>
    <w:p w14:paraId="2065E702" w14:textId="77777777" w:rsidR="00D12EDC" w:rsidRDefault="00D12EDC" w:rsidP="00D12EDC">
      <w:pPr>
        <w:pStyle w:val="ListParagraph"/>
        <w:numPr>
          <w:ilvl w:val="1"/>
          <w:numId w:val="9"/>
        </w:numPr>
      </w:pPr>
      <w:r>
        <w:t>An alternative interaction has been detected regarding this request.</w:t>
      </w:r>
    </w:p>
    <w:p w14:paraId="331D4A76" w14:textId="6AC44D93" w:rsidR="00755829" w:rsidRDefault="00755829" w:rsidP="00C8485C">
      <w:pPr>
        <w:pStyle w:val="ListParagraph"/>
        <w:numPr>
          <w:ilvl w:val="0"/>
          <w:numId w:val="9"/>
        </w:numPr>
      </w:pPr>
      <w:r>
        <w:t xml:space="preserve">A request to NOT administer beta agonists when </w:t>
      </w:r>
      <w:r w:rsidR="008B5817">
        <w:t>cardiovascular disease is present</w:t>
      </w:r>
      <w:r>
        <w:t xml:space="preserve"> to avoid </w:t>
      </w:r>
      <w:r w:rsidR="00DE41B8" w:rsidRPr="00DE41B8">
        <w:t>risk of cardiac rhythm disturbances</w:t>
      </w:r>
      <w:r w:rsidR="00DE41B8">
        <w:t xml:space="preserve"> </w:t>
      </w:r>
      <w:r w:rsidR="00A16B0A">
        <w:t xml:space="preserve">from </w:t>
      </w:r>
      <w:r w:rsidRPr="00227AC9">
        <w:t xml:space="preserve">having a high risk </w:t>
      </w:r>
      <w:r w:rsidR="00A16B0A">
        <w:t>to a low risk.</w:t>
      </w:r>
    </w:p>
    <w:p w14:paraId="07E0E2DD" w14:textId="4919AE59" w:rsidR="005761BD" w:rsidRDefault="005761BD" w:rsidP="005761BD">
      <w:pPr>
        <w:pStyle w:val="ListParagraph"/>
        <w:numPr>
          <w:ilvl w:val="1"/>
          <w:numId w:val="9"/>
        </w:numPr>
      </w:pPr>
      <w:r>
        <w:lastRenderedPageBreak/>
        <w:t>A contradiction interaction has been detected regarding this request.</w:t>
      </w:r>
    </w:p>
    <w:p w14:paraId="59F37AC2" w14:textId="39BF9A2E" w:rsidR="00CD1DEC" w:rsidRDefault="00CD1DEC" w:rsidP="00CD1DEC">
      <w:pPr>
        <w:pStyle w:val="ListParagraph"/>
        <w:numPr>
          <w:ilvl w:val="0"/>
          <w:numId w:val="9"/>
        </w:numPr>
      </w:pPr>
      <w:r>
        <w:t xml:space="preserve">A request to administer a combination of LABA + LAMA + ICS towards decreasing airflow limitation severity from very severe </w:t>
      </w:r>
      <w:proofErr w:type="spellStart"/>
      <w:r>
        <w:t>to</w:t>
      </w:r>
      <w:proofErr w:type="spellEnd"/>
      <w:r>
        <w:t xml:space="preserve"> severe.</w:t>
      </w:r>
    </w:p>
    <w:p w14:paraId="11FCFEE3" w14:textId="77777777" w:rsidR="00494186" w:rsidRDefault="00494186" w:rsidP="00494186">
      <w:pPr>
        <w:pStyle w:val="ListParagraph"/>
        <w:numPr>
          <w:ilvl w:val="1"/>
          <w:numId w:val="9"/>
        </w:numPr>
      </w:pPr>
      <w:r>
        <w:t>A repetition interaction has been detected regarding this request.</w:t>
      </w:r>
    </w:p>
    <w:p w14:paraId="31CB1731" w14:textId="77777777" w:rsidR="00494186" w:rsidRDefault="00494186" w:rsidP="00494186">
      <w:pPr>
        <w:pStyle w:val="ListParagraph"/>
        <w:numPr>
          <w:ilvl w:val="1"/>
          <w:numId w:val="9"/>
        </w:numPr>
      </w:pPr>
      <w:r>
        <w:t>An alternative interaction has been detected regarding this request.</w:t>
      </w:r>
    </w:p>
    <w:p w14:paraId="740BE709" w14:textId="609ACA91" w:rsidR="00797E6A" w:rsidRDefault="00494186" w:rsidP="003E6CCA">
      <w:pPr>
        <w:pStyle w:val="ListParagraph"/>
        <w:numPr>
          <w:ilvl w:val="1"/>
          <w:numId w:val="9"/>
        </w:numPr>
      </w:pPr>
      <w:r>
        <w:t>A contradiction interaction has been detected regarding this request.</w:t>
      </w:r>
    </w:p>
    <w:p w14:paraId="18F2CE2F" w14:textId="77777777" w:rsidR="00B317F2" w:rsidRDefault="00B317F2" w:rsidP="006D23BF"/>
    <w:p w14:paraId="476BCB3E" w14:textId="79E91F00" w:rsidR="00B35C4C" w:rsidRDefault="00D509E2" w:rsidP="006D23BF">
      <w:r>
        <w:t xml:space="preserve">We </w:t>
      </w:r>
      <w:r w:rsidR="00FC105A">
        <w:t xml:space="preserve">go over </w:t>
      </w:r>
      <w:r w:rsidR="003E6CCA">
        <w:t xml:space="preserve">FHIR </w:t>
      </w:r>
      <w:proofErr w:type="spellStart"/>
      <w:r w:rsidR="003E6CCA">
        <w:t>DetectedIssue</w:t>
      </w:r>
      <w:proofErr w:type="spellEnd"/>
      <w:r w:rsidR="00FC105A">
        <w:t xml:space="preserve"> type</w:t>
      </w:r>
      <w:r w:rsidR="003E6CCA">
        <w:t>s</w:t>
      </w:r>
      <w:r w:rsidR="00FC105A">
        <w:t xml:space="preserve"> next.</w:t>
      </w:r>
    </w:p>
    <w:p w14:paraId="5F959FC8" w14:textId="77777777" w:rsidR="00AF1594" w:rsidRDefault="00AF1594" w:rsidP="006D23BF"/>
    <w:p w14:paraId="204F4500" w14:textId="0A1F97D3" w:rsidR="00FC105A" w:rsidRDefault="00FC105A" w:rsidP="00FC105A">
      <w:pPr>
        <w:pStyle w:val="Heading4"/>
      </w:pPr>
      <w:r>
        <w:t>detectedissue resources</w:t>
      </w:r>
    </w:p>
    <w:p w14:paraId="228799C5" w14:textId="3168FF1D" w:rsidR="00AB6F54" w:rsidRDefault="002B3984" w:rsidP="00AF1594">
      <w:pPr>
        <w:rPr>
          <w:lang w:eastAsia="en-US"/>
        </w:rPr>
      </w:pPr>
      <w:r>
        <w:rPr>
          <w:lang w:eastAsia="en-US"/>
        </w:rPr>
        <w:t>As state</w:t>
      </w:r>
      <w:r w:rsidR="00AB6F54">
        <w:rPr>
          <w:lang w:eastAsia="en-US"/>
        </w:rPr>
        <w:t>d</w:t>
      </w:r>
      <w:r>
        <w:rPr>
          <w:lang w:eastAsia="en-US"/>
        </w:rPr>
        <w:t xml:space="preserve"> in the FHIR resource</w:t>
      </w:r>
      <w:r w:rsidR="004536B9">
        <w:rPr>
          <w:lang w:eastAsia="en-US"/>
        </w:rPr>
        <w:t xml:space="preserve"> types page (</w:t>
      </w:r>
      <w:hyperlink r:id="rId48" w:history="1">
        <w:r w:rsidR="00AB6F54" w:rsidRPr="00E86BD1">
          <w:rPr>
            <w:rStyle w:val="Hyperlink"/>
            <w:lang w:eastAsia="en-US"/>
          </w:rPr>
          <w:t>http://www.hl7.org/fhir/detectedissue.html</w:t>
        </w:r>
      </w:hyperlink>
      <w:r w:rsidR="004536B9">
        <w:rPr>
          <w:lang w:eastAsia="en-US"/>
        </w:rPr>
        <w:t xml:space="preserve">), </w:t>
      </w:r>
      <w:proofErr w:type="spellStart"/>
      <w:r>
        <w:rPr>
          <w:lang w:eastAsia="en-US"/>
        </w:rPr>
        <w:t>DetectedIssue</w:t>
      </w:r>
      <w:proofErr w:type="spellEnd"/>
      <w:r>
        <w:rPr>
          <w:lang w:eastAsia="en-US"/>
        </w:rPr>
        <w:t xml:space="preserve"> resources i</w:t>
      </w:r>
      <w:r w:rsidRPr="002B3984">
        <w:rPr>
          <w:lang w:eastAsia="en-US"/>
        </w:rPr>
        <w:t>ndicate an actual or potential clinical issue with or between one or more active or proposed clinical actions for a patient; e.g. Drug-drug interaction, Ineffective treatment frequency, Procedure-condition conflict, etc.</w:t>
      </w:r>
    </w:p>
    <w:p w14:paraId="240FC30E" w14:textId="598CB68F" w:rsidR="002C3489" w:rsidRDefault="002C3489" w:rsidP="00AF1594">
      <w:pPr>
        <w:rPr>
          <w:lang w:eastAsia="en-US"/>
        </w:rPr>
      </w:pPr>
      <w:r>
        <w:rPr>
          <w:lang w:eastAsia="en-US"/>
        </w:rPr>
        <w:t>Let’s have a look</w:t>
      </w:r>
      <w:r w:rsidR="00A62D4E">
        <w:rPr>
          <w:lang w:eastAsia="en-US"/>
        </w:rPr>
        <w:t xml:space="preserve"> at the instances shown in the CDS card:</w:t>
      </w:r>
    </w:p>
    <w:p w14:paraId="5EBE01E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w:t>
      </w:r>
    </w:p>
    <w:p w14:paraId="3A5BCEC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resource</w:t>
      </w:r>
      <w:r w:rsidRPr="00A62D4E">
        <w:rPr>
          <w:rFonts w:ascii="Menlo" w:hAnsi="Menlo" w:cs="Menlo"/>
          <w:color w:val="D4D4D4"/>
          <w:sz w:val="15"/>
          <w:szCs w:val="15"/>
        </w:rPr>
        <w:t>": {</w:t>
      </w:r>
    </w:p>
    <w:p w14:paraId="6F17F27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roofErr w:type="spellStart"/>
      <w:r w:rsidRPr="00A62D4E">
        <w:rPr>
          <w:rFonts w:ascii="Menlo" w:hAnsi="Menlo" w:cs="Menlo"/>
          <w:color w:val="9CDCFE"/>
          <w:sz w:val="15"/>
          <w:szCs w:val="15"/>
        </w:rPr>
        <w:t>resourceType</w:t>
      </w:r>
      <w:proofErr w:type="spellEnd"/>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DetectedIssue</w:t>
      </w:r>
      <w:proofErr w:type="spellEnd"/>
      <w:r w:rsidRPr="00A62D4E">
        <w:rPr>
          <w:rFonts w:ascii="Menlo" w:hAnsi="Menlo" w:cs="Menlo"/>
          <w:color w:val="CE9178"/>
          <w:sz w:val="15"/>
          <w:szCs w:val="15"/>
        </w:rPr>
        <w:t>"</w:t>
      </w:r>
      <w:r w:rsidRPr="00A62D4E">
        <w:rPr>
          <w:rFonts w:ascii="Menlo" w:hAnsi="Menlo" w:cs="Menlo"/>
          <w:color w:val="D4D4D4"/>
          <w:sz w:val="15"/>
          <w:szCs w:val="15"/>
        </w:rPr>
        <w:t>,</w:t>
      </w:r>
    </w:p>
    <w:p w14:paraId="04BEBBF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id</w:t>
      </w:r>
      <w:r w:rsidRPr="00A62D4E">
        <w:rPr>
          <w:rFonts w:ascii="Menlo" w:hAnsi="Menlo" w:cs="Menlo"/>
          <w:color w:val="D4D4D4"/>
          <w:sz w:val="15"/>
          <w:szCs w:val="15"/>
        </w:rPr>
        <w:t xml:space="preserve">": </w:t>
      </w:r>
      <w:r w:rsidRPr="00A62D4E">
        <w:rPr>
          <w:rFonts w:ascii="Menlo" w:hAnsi="Menlo" w:cs="Menlo"/>
          <w:color w:val="CE9178"/>
          <w:sz w:val="15"/>
          <w:szCs w:val="15"/>
        </w:rPr>
        <w:t>"repetition0"</w:t>
      </w:r>
      <w:r w:rsidRPr="00A62D4E">
        <w:rPr>
          <w:rFonts w:ascii="Menlo" w:hAnsi="Menlo" w:cs="Menlo"/>
          <w:color w:val="D4D4D4"/>
          <w:sz w:val="15"/>
          <w:szCs w:val="15"/>
        </w:rPr>
        <w:t>,</w:t>
      </w:r>
    </w:p>
    <w:p w14:paraId="243CE33F"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status</w:t>
      </w:r>
      <w:r w:rsidRPr="00A62D4E">
        <w:rPr>
          <w:rFonts w:ascii="Menlo" w:hAnsi="Menlo" w:cs="Menlo"/>
          <w:color w:val="D4D4D4"/>
          <w:sz w:val="15"/>
          <w:szCs w:val="15"/>
        </w:rPr>
        <w:t xml:space="preserve">": </w:t>
      </w:r>
      <w:r w:rsidRPr="00A62D4E">
        <w:rPr>
          <w:rFonts w:ascii="Menlo" w:hAnsi="Menlo" w:cs="Menlo"/>
          <w:color w:val="CE9178"/>
          <w:sz w:val="15"/>
          <w:szCs w:val="15"/>
        </w:rPr>
        <w:t>"preliminary"</w:t>
      </w:r>
      <w:r w:rsidRPr="00A62D4E">
        <w:rPr>
          <w:rFonts w:ascii="Menlo" w:hAnsi="Menlo" w:cs="Menlo"/>
          <w:color w:val="D4D4D4"/>
          <w:sz w:val="15"/>
          <w:szCs w:val="15"/>
        </w:rPr>
        <w:t>,</w:t>
      </w:r>
    </w:p>
    <w:p w14:paraId="4EE6A16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w:t>
      </w:r>
    </w:p>
    <w:p w14:paraId="00CBE5FC"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2942B30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EDB4CD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"http://terminology.hl7.org/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/v3-ActCode"</w:t>
      </w:r>
      <w:r w:rsidRPr="00A62D4E">
        <w:rPr>
          <w:rFonts w:ascii="Menlo" w:hAnsi="Menlo" w:cs="Menlo"/>
          <w:color w:val="D4D4D4"/>
          <w:sz w:val="15"/>
          <w:szCs w:val="15"/>
        </w:rPr>
        <w:t>,</w:t>
      </w:r>
    </w:p>
    <w:p w14:paraId="3E1FC10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"DUPTHPY"</w:t>
      </w:r>
      <w:r w:rsidRPr="00A62D4E">
        <w:rPr>
          <w:rFonts w:ascii="Menlo" w:hAnsi="Menlo" w:cs="Menlo"/>
          <w:color w:val="D4D4D4"/>
          <w:sz w:val="15"/>
          <w:szCs w:val="15"/>
        </w:rPr>
        <w:t>,</w:t>
      </w:r>
    </w:p>
    <w:p w14:paraId="633C7DB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"Duplicate Therapy Alert"</w:t>
      </w:r>
    </w:p>
    <w:p w14:paraId="22AF7EF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1A7A1E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56F9F2C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DE3A56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implicated</w:t>
      </w:r>
      <w:r w:rsidRPr="00A62D4E">
        <w:rPr>
          <w:rFonts w:ascii="Menlo" w:hAnsi="Menlo" w:cs="Menlo"/>
          <w:color w:val="D4D4D4"/>
          <w:sz w:val="15"/>
          <w:szCs w:val="15"/>
        </w:rPr>
        <w:t>": [</w:t>
      </w:r>
    </w:p>
    <w:p w14:paraId="314DCDA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0D6E94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RecCOPD-LabaLamaDecVerySevPropAlsShould</w:t>
      </w:r>
      <w:proofErr w:type="spellEnd"/>
      <w:r w:rsidRPr="00A62D4E">
        <w:rPr>
          <w:rFonts w:ascii="Menlo" w:hAnsi="Menlo" w:cs="Menlo"/>
          <w:color w:val="CE9178"/>
          <w:sz w:val="15"/>
          <w:szCs w:val="15"/>
        </w:rPr>
        <w:t>"</w:t>
      </w:r>
    </w:p>
    <w:p w14:paraId="1FBFA3A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5F52DBC"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9E83B6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RecCOPD-LabaLamaIcsDecVerySevPropAlsShould</w:t>
      </w:r>
      <w:proofErr w:type="spellEnd"/>
      <w:r w:rsidRPr="00A62D4E">
        <w:rPr>
          <w:rFonts w:ascii="Menlo" w:hAnsi="Menlo" w:cs="Menlo"/>
          <w:color w:val="CE9178"/>
          <w:sz w:val="15"/>
          <w:szCs w:val="15"/>
        </w:rPr>
        <w:t>"</w:t>
      </w:r>
    </w:p>
    <w:p w14:paraId="5D3B711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C6DC89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AB4DE7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RecCOPD-LamaDecVerySevPropAlsShould</w:t>
      </w:r>
      <w:proofErr w:type="spellEnd"/>
      <w:r w:rsidRPr="00A62D4E">
        <w:rPr>
          <w:rFonts w:ascii="Menlo" w:hAnsi="Menlo" w:cs="Menlo"/>
          <w:color w:val="CE9178"/>
          <w:sz w:val="15"/>
          <w:szCs w:val="15"/>
        </w:rPr>
        <w:t>"</w:t>
      </w:r>
    </w:p>
    <w:p w14:paraId="77C62E2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8E5623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2F6908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mitigation</w:t>
      </w:r>
      <w:r w:rsidRPr="00A62D4E">
        <w:rPr>
          <w:rFonts w:ascii="Menlo" w:hAnsi="Menlo" w:cs="Menlo"/>
          <w:color w:val="D4D4D4"/>
          <w:sz w:val="15"/>
          <w:szCs w:val="15"/>
        </w:rPr>
        <w:t>": [</w:t>
      </w:r>
    </w:p>
    <w:p w14:paraId="2812969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C2887C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action</w:t>
      </w:r>
      <w:r w:rsidRPr="00A62D4E">
        <w:rPr>
          <w:rFonts w:ascii="Menlo" w:hAnsi="Menlo" w:cs="Menlo"/>
          <w:color w:val="D4D4D4"/>
          <w:sz w:val="15"/>
          <w:szCs w:val="15"/>
        </w:rPr>
        <w:t>": {</w:t>
      </w:r>
    </w:p>
    <w:p w14:paraId="69EEDF5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0BFA45C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B548A5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"http://terminology.hl7.org/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/v3-ActCode"</w:t>
      </w:r>
      <w:r w:rsidRPr="00A62D4E">
        <w:rPr>
          <w:rFonts w:ascii="Menlo" w:hAnsi="Menlo" w:cs="Menlo"/>
          <w:color w:val="D4D4D4"/>
          <w:sz w:val="15"/>
          <w:szCs w:val="15"/>
        </w:rPr>
        <w:t>,</w:t>
      </w:r>
    </w:p>
    <w:p w14:paraId="154CD0C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"13"</w:t>
      </w:r>
      <w:r w:rsidRPr="00A62D4E">
        <w:rPr>
          <w:rFonts w:ascii="Menlo" w:hAnsi="Menlo" w:cs="Menlo"/>
          <w:color w:val="D4D4D4"/>
          <w:sz w:val="15"/>
          <w:szCs w:val="15"/>
        </w:rPr>
        <w:t>,</w:t>
      </w:r>
    </w:p>
    <w:p w14:paraId="3EF31919"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"Stopped Concurrent Therapy"</w:t>
      </w:r>
    </w:p>
    <w:p w14:paraId="0F1698A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0EAAD2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600DE3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A5A07B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AE6338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C5358D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483528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D01972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1117189"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resource</w:t>
      </w:r>
      <w:r w:rsidRPr="00A62D4E">
        <w:rPr>
          <w:rFonts w:ascii="Menlo" w:hAnsi="Menlo" w:cs="Menlo"/>
          <w:color w:val="D4D4D4"/>
          <w:sz w:val="15"/>
          <w:szCs w:val="15"/>
        </w:rPr>
        <w:t>": {</w:t>
      </w:r>
    </w:p>
    <w:p w14:paraId="753D8CF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roofErr w:type="spellStart"/>
      <w:r w:rsidRPr="00A62D4E">
        <w:rPr>
          <w:rFonts w:ascii="Menlo" w:hAnsi="Menlo" w:cs="Menlo"/>
          <w:color w:val="9CDCFE"/>
          <w:sz w:val="15"/>
          <w:szCs w:val="15"/>
        </w:rPr>
        <w:t>resourceType</w:t>
      </w:r>
      <w:proofErr w:type="spellEnd"/>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DetectedIssue</w:t>
      </w:r>
      <w:proofErr w:type="spellEnd"/>
      <w:r w:rsidRPr="00A62D4E">
        <w:rPr>
          <w:rFonts w:ascii="Menlo" w:hAnsi="Menlo" w:cs="Menlo"/>
          <w:color w:val="CE9178"/>
          <w:sz w:val="15"/>
          <w:szCs w:val="15"/>
        </w:rPr>
        <w:t>"</w:t>
      </w:r>
      <w:r w:rsidRPr="00A62D4E">
        <w:rPr>
          <w:rFonts w:ascii="Menlo" w:hAnsi="Menlo" w:cs="Menlo"/>
          <w:color w:val="D4D4D4"/>
          <w:sz w:val="15"/>
          <w:szCs w:val="15"/>
        </w:rPr>
        <w:t>,</w:t>
      </w:r>
    </w:p>
    <w:p w14:paraId="555553F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id</w:t>
      </w:r>
      <w:r w:rsidRPr="00A62D4E">
        <w:rPr>
          <w:rFonts w:ascii="Menlo" w:hAnsi="Menlo" w:cs="Menlo"/>
          <w:color w:val="D4D4D4"/>
          <w:sz w:val="15"/>
          <w:szCs w:val="15"/>
        </w:rPr>
        <w:t xml:space="preserve">": </w:t>
      </w:r>
      <w:r w:rsidRPr="00A62D4E">
        <w:rPr>
          <w:rFonts w:ascii="Menlo" w:hAnsi="Menlo" w:cs="Menlo"/>
          <w:color w:val="CE9178"/>
          <w:sz w:val="15"/>
          <w:szCs w:val="15"/>
        </w:rPr>
        <w:t>"alternative1"</w:t>
      </w:r>
      <w:r w:rsidRPr="00A62D4E">
        <w:rPr>
          <w:rFonts w:ascii="Menlo" w:hAnsi="Menlo" w:cs="Menlo"/>
          <w:color w:val="D4D4D4"/>
          <w:sz w:val="15"/>
          <w:szCs w:val="15"/>
        </w:rPr>
        <w:t>,</w:t>
      </w:r>
    </w:p>
    <w:p w14:paraId="4583172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status</w:t>
      </w:r>
      <w:r w:rsidRPr="00A62D4E">
        <w:rPr>
          <w:rFonts w:ascii="Menlo" w:hAnsi="Menlo" w:cs="Menlo"/>
          <w:color w:val="D4D4D4"/>
          <w:sz w:val="15"/>
          <w:szCs w:val="15"/>
        </w:rPr>
        <w:t xml:space="preserve">": </w:t>
      </w:r>
      <w:r w:rsidRPr="00A62D4E">
        <w:rPr>
          <w:rFonts w:ascii="Menlo" w:hAnsi="Menlo" w:cs="Menlo"/>
          <w:color w:val="CE9178"/>
          <w:sz w:val="15"/>
          <w:szCs w:val="15"/>
        </w:rPr>
        <w:t>"preliminary"</w:t>
      </w:r>
      <w:r w:rsidRPr="00A62D4E">
        <w:rPr>
          <w:rFonts w:ascii="Menlo" w:hAnsi="Menlo" w:cs="Menlo"/>
          <w:color w:val="D4D4D4"/>
          <w:sz w:val="15"/>
          <w:szCs w:val="15"/>
        </w:rPr>
        <w:t>,</w:t>
      </w:r>
    </w:p>
    <w:p w14:paraId="511C06A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w:t>
      </w:r>
    </w:p>
    <w:p w14:paraId="3B37826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5B9214B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E326B6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"http://anonymous.org/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/interactions"</w:t>
      </w:r>
      <w:r w:rsidRPr="00A62D4E">
        <w:rPr>
          <w:rFonts w:ascii="Menlo" w:hAnsi="Menlo" w:cs="Menlo"/>
          <w:color w:val="D4D4D4"/>
          <w:sz w:val="15"/>
          <w:szCs w:val="15"/>
        </w:rPr>
        <w:t>,</w:t>
      </w:r>
    </w:p>
    <w:p w14:paraId="3F4F38F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"ALTHRPY"</w:t>
      </w:r>
      <w:r w:rsidRPr="00A62D4E">
        <w:rPr>
          <w:rFonts w:ascii="Menlo" w:hAnsi="Menlo" w:cs="Menlo"/>
          <w:color w:val="D4D4D4"/>
          <w:sz w:val="15"/>
          <w:szCs w:val="15"/>
        </w:rPr>
        <w:t>,</w:t>
      </w:r>
    </w:p>
    <w:p w14:paraId="5D4940CF"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 xml:space="preserve">"Alternative Therapies </w:t>
      </w:r>
      <w:proofErr w:type="gramStart"/>
      <w:r w:rsidRPr="00A62D4E">
        <w:rPr>
          <w:rFonts w:ascii="Menlo" w:hAnsi="Menlo" w:cs="Menlo"/>
          <w:color w:val="CE9178"/>
          <w:sz w:val="15"/>
          <w:szCs w:val="15"/>
        </w:rPr>
        <w:t>With</w:t>
      </w:r>
      <w:proofErr w:type="gramEnd"/>
      <w:r w:rsidRPr="00A62D4E">
        <w:rPr>
          <w:rFonts w:ascii="Menlo" w:hAnsi="Menlo" w:cs="Menlo"/>
          <w:color w:val="CE9178"/>
          <w:sz w:val="15"/>
          <w:szCs w:val="15"/>
        </w:rPr>
        <w:t xml:space="preserve"> Same Intended Effect"</w:t>
      </w:r>
    </w:p>
    <w:p w14:paraId="5E48204F"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00C721C"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88255D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B24FA3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lastRenderedPageBreak/>
        <w:t xml:space="preserve">                      "</w:t>
      </w:r>
      <w:r w:rsidRPr="00A62D4E">
        <w:rPr>
          <w:rFonts w:ascii="Menlo" w:hAnsi="Menlo" w:cs="Menlo"/>
          <w:color w:val="9CDCFE"/>
          <w:sz w:val="15"/>
          <w:szCs w:val="15"/>
        </w:rPr>
        <w:t>implicated</w:t>
      </w:r>
      <w:r w:rsidRPr="00A62D4E">
        <w:rPr>
          <w:rFonts w:ascii="Menlo" w:hAnsi="Menlo" w:cs="Menlo"/>
          <w:color w:val="D4D4D4"/>
          <w:sz w:val="15"/>
          <w:szCs w:val="15"/>
        </w:rPr>
        <w:t>": [</w:t>
      </w:r>
    </w:p>
    <w:p w14:paraId="64A0F92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E827AA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RecCOPD-LabaIcsDecVerySevPropAlsShould</w:t>
      </w:r>
      <w:proofErr w:type="spellEnd"/>
      <w:r w:rsidRPr="00A62D4E">
        <w:rPr>
          <w:rFonts w:ascii="Menlo" w:hAnsi="Menlo" w:cs="Menlo"/>
          <w:color w:val="CE9178"/>
          <w:sz w:val="15"/>
          <w:szCs w:val="15"/>
        </w:rPr>
        <w:t>"</w:t>
      </w:r>
    </w:p>
    <w:p w14:paraId="3EA8F2D9"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2794AE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23BFC4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RecCOPD-LabaLamaDecVerySevPropAlsShould</w:t>
      </w:r>
      <w:proofErr w:type="spellEnd"/>
      <w:r w:rsidRPr="00A62D4E">
        <w:rPr>
          <w:rFonts w:ascii="Menlo" w:hAnsi="Menlo" w:cs="Menlo"/>
          <w:color w:val="CE9178"/>
          <w:sz w:val="15"/>
          <w:szCs w:val="15"/>
        </w:rPr>
        <w:t>"</w:t>
      </w:r>
    </w:p>
    <w:p w14:paraId="424A00A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C076D0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3EF143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RecCOPD-LabaLamaIcsDecVerySevPropAlsShould</w:t>
      </w:r>
      <w:proofErr w:type="spellEnd"/>
      <w:r w:rsidRPr="00A62D4E">
        <w:rPr>
          <w:rFonts w:ascii="Menlo" w:hAnsi="Menlo" w:cs="Menlo"/>
          <w:color w:val="CE9178"/>
          <w:sz w:val="15"/>
          <w:szCs w:val="15"/>
        </w:rPr>
        <w:t>"</w:t>
      </w:r>
    </w:p>
    <w:p w14:paraId="75E6636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28165A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59267B4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RecCOPD-LamaDecVerySevPropAlsShould</w:t>
      </w:r>
      <w:proofErr w:type="spellEnd"/>
      <w:r w:rsidRPr="00A62D4E">
        <w:rPr>
          <w:rFonts w:ascii="Menlo" w:hAnsi="Menlo" w:cs="Menlo"/>
          <w:color w:val="CE9178"/>
          <w:sz w:val="15"/>
          <w:szCs w:val="15"/>
        </w:rPr>
        <w:t>"</w:t>
      </w:r>
    </w:p>
    <w:p w14:paraId="3454666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4E950D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5CE1BC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mitigation</w:t>
      </w:r>
      <w:r w:rsidRPr="00A62D4E">
        <w:rPr>
          <w:rFonts w:ascii="Menlo" w:hAnsi="Menlo" w:cs="Menlo"/>
          <w:color w:val="D4D4D4"/>
          <w:sz w:val="15"/>
          <w:szCs w:val="15"/>
        </w:rPr>
        <w:t>": [</w:t>
      </w:r>
    </w:p>
    <w:p w14:paraId="6F0C371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2AA8E7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action</w:t>
      </w:r>
      <w:r w:rsidRPr="00A62D4E">
        <w:rPr>
          <w:rFonts w:ascii="Menlo" w:hAnsi="Menlo" w:cs="Menlo"/>
          <w:color w:val="D4D4D4"/>
          <w:sz w:val="15"/>
          <w:szCs w:val="15"/>
        </w:rPr>
        <w:t>": {</w:t>
      </w:r>
    </w:p>
    <w:p w14:paraId="2427C00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23FD7AE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E60743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"http://anonymous.org/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/interactions"</w:t>
      </w:r>
      <w:r w:rsidRPr="00A62D4E">
        <w:rPr>
          <w:rFonts w:ascii="Menlo" w:hAnsi="Menlo" w:cs="Menlo"/>
          <w:color w:val="D4D4D4"/>
          <w:sz w:val="15"/>
          <w:szCs w:val="15"/>
        </w:rPr>
        <w:t>,</w:t>
      </w:r>
    </w:p>
    <w:p w14:paraId="65563CD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"NOTREQ"</w:t>
      </w:r>
      <w:r w:rsidRPr="00A62D4E">
        <w:rPr>
          <w:rFonts w:ascii="Menlo" w:hAnsi="Menlo" w:cs="Menlo"/>
          <w:color w:val="D4D4D4"/>
          <w:sz w:val="15"/>
          <w:szCs w:val="15"/>
        </w:rPr>
        <w:t>,</w:t>
      </w:r>
    </w:p>
    <w:p w14:paraId="3868D10F"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"Mitigation Not Required"</w:t>
      </w:r>
    </w:p>
    <w:p w14:paraId="2828F4D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64554B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CCEBE7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526D2BC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136323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57311A2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1C64B6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F46749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CF3D97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resource</w:t>
      </w:r>
      <w:r w:rsidRPr="00A62D4E">
        <w:rPr>
          <w:rFonts w:ascii="Menlo" w:hAnsi="Menlo" w:cs="Menlo"/>
          <w:color w:val="D4D4D4"/>
          <w:sz w:val="15"/>
          <w:szCs w:val="15"/>
        </w:rPr>
        <w:t>": {</w:t>
      </w:r>
    </w:p>
    <w:p w14:paraId="41E97F0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roofErr w:type="spellStart"/>
      <w:r w:rsidRPr="00A62D4E">
        <w:rPr>
          <w:rFonts w:ascii="Menlo" w:hAnsi="Menlo" w:cs="Menlo"/>
          <w:color w:val="9CDCFE"/>
          <w:sz w:val="15"/>
          <w:szCs w:val="15"/>
        </w:rPr>
        <w:t>resourceType</w:t>
      </w:r>
      <w:proofErr w:type="spellEnd"/>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DetectedIssue</w:t>
      </w:r>
      <w:proofErr w:type="spellEnd"/>
      <w:r w:rsidRPr="00A62D4E">
        <w:rPr>
          <w:rFonts w:ascii="Menlo" w:hAnsi="Menlo" w:cs="Menlo"/>
          <w:color w:val="CE9178"/>
          <w:sz w:val="15"/>
          <w:szCs w:val="15"/>
        </w:rPr>
        <w:t>"</w:t>
      </w:r>
      <w:r w:rsidRPr="00A62D4E">
        <w:rPr>
          <w:rFonts w:ascii="Menlo" w:hAnsi="Menlo" w:cs="Menlo"/>
          <w:color w:val="D4D4D4"/>
          <w:sz w:val="15"/>
          <w:szCs w:val="15"/>
        </w:rPr>
        <w:t>,</w:t>
      </w:r>
    </w:p>
    <w:p w14:paraId="35BABAC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id</w:t>
      </w:r>
      <w:r w:rsidRPr="00A62D4E">
        <w:rPr>
          <w:rFonts w:ascii="Menlo" w:hAnsi="Menlo" w:cs="Menlo"/>
          <w:color w:val="D4D4D4"/>
          <w:sz w:val="15"/>
          <w:szCs w:val="15"/>
        </w:rPr>
        <w:t xml:space="preserve">": </w:t>
      </w:r>
      <w:r w:rsidRPr="00A62D4E">
        <w:rPr>
          <w:rFonts w:ascii="Menlo" w:hAnsi="Menlo" w:cs="Menlo"/>
          <w:color w:val="CE9178"/>
          <w:sz w:val="15"/>
          <w:szCs w:val="15"/>
        </w:rPr>
        <w:t>"contradiction2"</w:t>
      </w:r>
      <w:r w:rsidRPr="00A62D4E">
        <w:rPr>
          <w:rFonts w:ascii="Menlo" w:hAnsi="Menlo" w:cs="Menlo"/>
          <w:color w:val="D4D4D4"/>
          <w:sz w:val="15"/>
          <w:szCs w:val="15"/>
        </w:rPr>
        <w:t>,</w:t>
      </w:r>
    </w:p>
    <w:p w14:paraId="579C6DEF"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status</w:t>
      </w:r>
      <w:r w:rsidRPr="00A62D4E">
        <w:rPr>
          <w:rFonts w:ascii="Menlo" w:hAnsi="Menlo" w:cs="Menlo"/>
          <w:color w:val="D4D4D4"/>
          <w:sz w:val="15"/>
          <w:szCs w:val="15"/>
        </w:rPr>
        <w:t xml:space="preserve">": </w:t>
      </w:r>
      <w:r w:rsidRPr="00A62D4E">
        <w:rPr>
          <w:rFonts w:ascii="Menlo" w:hAnsi="Menlo" w:cs="Menlo"/>
          <w:color w:val="CE9178"/>
          <w:sz w:val="15"/>
          <w:szCs w:val="15"/>
        </w:rPr>
        <w:t>"preliminary"</w:t>
      </w:r>
      <w:r w:rsidRPr="00A62D4E">
        <w:rPr>
          <w:rFonts w:ascii="Menlo" w:hAnsi="Menlo" w:cs="Menlo"/>
          <w:color w:val="D4D4D4"/>
          <w:sz w:val="15"/>
          <w:szCs w:val="15"/>
        </w:rPr>
        <w:t>,</w:t>
      </w:r>
    </w:p>
    <w:p w14:paraId="27325D8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w:t>
      </w:r>
    </w:p>
    <w:p w14:paraId="523A55D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22FAE3A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DFB73E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"http://terminology.hl7.org/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/v3-ActCode"</w:t>
      </w:r>
      <w:r w:rsidRPr="00A62D4E">
        <w:rPr>
          <w:rFonts w:ascii="Menlo" w:hAnsi="Menlo" w:cs="Menlo"/>
          <w:color w:val="D4D4D4"/>
          <w:sz w:val="15"/>
          <w:szCs w:val="15"/>
        </w:rPr>
        <w:t>,</w:t>
      </w:r>
    </w:p>
    <w:p w14:paraId="029930C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"DACT"</w:t>
      </w:r>
      <w:r w:rsidRPr="00A62D4E">
        <w:rPr>
          <w:rFonts w:ascii="Menlo" w:hAnsi="Menlo" w:cs="Menlo"/>
          <w:color w:val="D4D4D4"/>
          <w:sz w:val="15"/>
          <w:szCs w:val="15"/>
        </w:rPr>
        <w:t>,</w:t>
      </w:r>
    </w:p>
    <w:p w14:paraId="49F19C1C"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"Drug Action Detected Issue"</w:t>
      </w:r>
    </w:p>
    <w:p w14:paraId="54FEB92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B1151D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27CEAE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D4BDB2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implicated</w:t>
      </w:r>
      <w:r w:rsidRPr="00A62D4E">
        <w:rPr>
          <w:rFonts w:ascii="Menlo" w:hAnsi="Menlo" w:cs="Menlo"/>
          <w:color w:val="D4D4D4"/>
          <w:sz w:val="15"/>
          <w:szCs w:val="15"/>
        </w:rPr>
        <w:t>": [</w:t>
      </w:r>
    </w:p>
    <w:p w14:paraId="22228B1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23E756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RecCOPD-IcsIncPropRskPneumnShouldnot</w:t>
      </w:r>
      <w:proofErr w:type="spellEnd"/>
      <w:r w:rsidRPr="00A62D4E">
        <w:rPr>
          <w:rFonts w:ascii="Menlo" w:hAnsi="Menlo" w:cs="Menlo"/>
          <w:color w:val="CE9178"/>
          <w:sz w:val="15"/>
          <w:szCs w:val="15"/>
        </w:rPr>
        <w:t>"</w:t>
      </w:r>
    </w:p>
    <w:p w14:paraId="512AC2E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084645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2098B69"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RecCOPD-LabaIcsDecVerySevPropAlsShould</w:t>
      </w:r>
      <w:proofErr w:type="spellEnd"/>
      <w:r w:rsidRPr="00A62D4E">
        <w:rPr>
          <w:rFonts w:ascii="Menlo" w:hAnsi="Menlo" w:cs="Menlo"/>
          <w:color w:val="CE9178"/>
          <w:sz w:val="15"/>
          <w:szCs w:val="15"/>
        </w:rPr>
        <w:t>"</w:t>
      </w:r>
    </w:p>
    <w:p w14:paraId="63360B1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B546A4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07E792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mitigation</w:t>
      </w:r>
      <w:r w:rsidRPr="00A62D4E">
        <w:rPr>
          <w:rFonts w:ascii="Menlo" w:hAnsi="Menlo" w:cs="Menlo"/>
          <w:color w:val="D4D4D4"/>
          <w:sz w:val="15"/>
          <w:szCs w:val="15"/>
        </w:rPr>
        <w:t>": [</w:t>
      </w:r>
    </w:p>
    <w:p w14:paraId="6EFB29C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47DC7B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action</w:t>
      </w:r>
      <w:r w:rsidRPr="00A62D4E">
        <w:rPr>
          <w:rFonts w:ascii="Menlo" w:hAnsi="Menlo" w:cs="Menlo"/>
          <w:color w:val="D4D4D4"/>
          <w:sz w:val="15"/>
          <w:szCs w:val="15"/>
        </w:rPr>
        <w:t>": {</w:t>
      </w:r>
    </w:p>
    <w:p w14:paraId="5863F2B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0D63A05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20AEA1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"http://terminology.hl7.org/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/v3-ActCode"</w:t>
      </w:r>
      <w:r w:rsidRPr="00A62D4E">
        <w:rPr>
          <w:rFonts w:ascii="Menlo" w:hAnsi="Menlo" w:cs="Menlo"/>
          <w:color w:val="D4D4D4"/>
          <w:sz w:val="15"/>
          <w:szCs w:val="15"/>
        </w:rPr>
        <w:t>,</w:t>
      </w:r>
    </w:p>
    <w:p w14:paraId="37C469C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"13"</w:t>
      </w:r>
      <w:r w:rsidRPr="00A62D4E">
        <w:rPr>
          <w:rFonts w:ascii="Menlo" w:hAnsi="Menlo" w:cs="Menlo"/>
          <w:color w:val="D4D4D4"/>
          <w:sz w:val="15"/>
          <w:szCs w:val="15"/>
        </w:rPr>
        <w:t>,</w:t>
      </w:r>
    </w:p>
    <w:p w14:paraId="051B9C5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"Stopped Concurrent Therapy"</w:t>
      </w:r>
    </w:p>
    <w:p w14:paraId="0F49784C"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098A20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A8D872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2874A2C"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B3553C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7DAB77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CBCBAA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2F51668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0D6CB9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resource</w:t>
      </w:r>
      <w:r w:rsidRPr="00A62D4E">
        <w:rPr>
          <w:rFonts w:ascii="Menlo" w:hAnsi="Menlo" w:cs="Menlo"/>
          <w:color w:val="D4D4D4"/>
          <w:sz w:val="15"/>
          <w:szCs w:val="15"/>
        </w:rPr>
        <w:t>": {</w:t>
      </w:r>
    </w:p>
    <w:p w14:paraId="2B4D407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roofErr w:type="spellStart"/>
      <w:r w:rsidRPr="00A62D4E">
        <w:rPr>
          <w:rFonts w:ascii="Menlo" w:hAnsi="Menlo" w:cs="Menlo"/>
          <w:color w:val="9CDCFE"/>
          <w:sz w:val="15"/>
          <w:szCs w:val="15"/>
        </w:rPr>
        <w:t>resourceType</w:t>
      </w:r>
      <w:proofErr w:type="spellEnd"/>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DetectedIssue</w:t>
      </w:r>
      <w:proofErr w:type="spellEnd"/>
      <w:r w:rsidRPr="00A62D4E">
        <w:rPr>
          <w:rFonts w:ascii="Menlo" w:hAnsi="Menlo" w:cs="Menlo"/>
          <w:color w:val="CE9178"/>
          <w:sz w:val="15"/>
          <w:szCs w:val="15"/>
        </w:rPr>
        <w:t>"</w:t>
      </w:r>
      <w:r w:rsidRPr="00A62D4E">
        <w:rPr>
          <w:rFonts w:ascii="Menlo" w:hAnsi="Menlo" w:cs="Menlo"/>
          <w:color w:val="D4D4D4"/>
          <w:sz w:val="15"/>
          <w:szCs w:val="15"/>
        </w:rPr>
        <w:t>,</w:t>
      </w:r>
    </w:p>
    <w:p w14:paraId="4DADE7B2"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id</w:t>
      </w:r>
      <w:r w:rsidRPr="00A62D4E">
        <w:rPr>
          <w:rFonts w:ascii="Menlo" w:hAnsi="Menlo" w:cs="Menlo"/>
          <w:color w:val="D4D4D4"/>
          <w:sz w:val="15"/>
          <w:szCs w:val="15"/>
        </w:rPr>
        <w:t xml:space="preserve">": </w:t>
      </w:r>
      <w:r w:rsidRPr="00A62D4E">
        <w:rPr>
          <w:rFonts w:ascii="Menlo" w:hAnsi="Menlo" w:cs="Menlo"/>
          <w:color w:val="CE9178"/>
          <w:sz w:val="15"/>
          <w:szCs w:val="15"/>
        </w:rPr>
        <w:t>"contradiction3"</w:t>
      </w:r>
      <w:r w:rsidRPr="00A62D4E">
        <w:rPr>
          <w:rFonts w:ascii="Menlo" w:hAnsi="Menlo" w:cs="Menlo"/>
          <w:color w:val="D4D4D4"/>
          <w:sz w:val="15"/>
          <w:szCs w:val="15"/>
        </w:rPr>
        <w:t>,</w:t>
      </w:r>
    </w:p>
    <w:p w14:paraId="239E7DC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status</w:t>
      </w:r>
      <w:r w:rsidRPr="00A62D4E">
        <w:rPr>
          <w:rFonts w:ascii="Menlo" w:hAnsi="Menlo" w:cs="Menlo"/>
          <w:color w:val="D4D4D4"/>
          <w:sz w:val="15"/>
          <w:szCs w:val="15"/>
        </w:rPr>
        <w:t xml:space="preserve">": </w:t>
      </w:r>
      <w:r w:rsidRPr="00A62D4E">
        <w:rPr>
          <w:rFonts w:ascii="Menlo" w:hAnsi="Menlo" w:cs="Menlo"/>
          <w:color w:val="CE9178"/>
          <w:sz w:val="15"/>
          <w:szCs w:val="15"/>
        </w:rPr>
        <w:t>"preliminary"</w:t>
      </w:r>
      <w:r w:rsidRPr="00A62D4E">
        <w:rPr>
          <w:rFonts w:ascii="Menlo" w:hAnsi="Menlo" w:cs="Menlo"/>
          <w:color w:val="D4D4D4"/>
          <w:sz w:val="15"/>
          <w:szCs w:val="15"/>
        </w:rPr>
        <w:t>,</w:t>
      </w:r>
    </w:p>
    <w:p w14:paraId="124C9E5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w:t>
      </w:r>
    </w:p>
    <w:p w14:paraId="2062BE3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07289C6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C03D88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"http://terminology.hl7.org/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/v3-ActCode"</w:t>
      </w:r>
      <w:r w:rsidRPr="00A62D4E">
        <w:rPr>
          <w:rFonts w:ascii="Menlo" w:hAnsi="Menlo" w:cs="Menlo"/>
          <w:color w:val="D4D4D4"/>
          <w:sz w:val="15"/>
          <w:szCs w:val="15"/>
        </w:rPr>
        <w:t>,</w:t>
      </w:r>
    </w:p>
    <w:p w14:paraId="7A96A21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"DACT"</w:t>
      </w:r>
      <w:r w:rsidRPr="00A62D4E">
        <w:rPr>
          <w:rFonts w:ascii="Menlo" w:hAnsi="Menlo" w:cs="Menlo"/>
          <w:color w:val="D4D4D4"/>
          <w:sz w:val="15"/>
          <w:szCs w:val="15"/>
        </w:rPr>
        <w:t>,</w:t>
      </w:r>
    </w:p>
    <w:p w14:paraId="7FD5072C"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"Drug Action Detected Issue"</w:t>
      </w:r>
    </w:p>
    <w:p w14:paraId="2A81137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4D4155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lastRenderedPageBreak/>
        <w:t xml:space="preserve">                        ]</w:t>
      </w:r>
    </w:p>
    <w:p w14:paraId="4743A06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86D0AD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implicated</w:t>
      </w:r>
      <w:r w:rsidRPr="00A62D4E">
        <w:rPr>
          <w:rFonts w:ascii="Menlo" w:hAnsi="Menlo" w:cs="Menlo"/>
          <w:color w:val="D4D4D4"/>
          <w:sz w:val="15"/>
          <w:szCs w:val="15"/>
        </w:rPr>
        <w:t>": [</w:t>
      </w:r>
    </w:p>
    <w:p w14:paraId="5A45FD99"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A1EBD7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RecCOPD-IcsIncPropRskPneumnShouldnot</w:t>
      </w:r>
      <w:proofErr w:type="spellEnd"/>
      <w:r w:rsidRPr="00A62D4E">
        <w:rPr>
          <w:rFonts w:ascii="Menlo" w:hAnsi="Menlo" w:cs="Menlo"/>
          <w:color w:val="CE9178"/>
          <w:sz w:val="15"/>
          <w:szCs w:val="15"/>
        </w:rPr>
        <w:t>"</w:t>
      </w:r>
    </w:p>
    <w:p w14:paraId="18571A68"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09CC6A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97D90FD"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reference</w:t>
      </w:r>
      <w:r w:rsidRPr="00A62D4E">
        <w:rPr>
          <w:rFonts w:ascii="Menlo" w:hAnsi="Menlo" w:cs="Menlo"/>
          <w:color w:val="D4D4D4"/>
          <w:sz w:val="15"/>
          <w:szCs w:val="15"/>
        </w:rPr>
        <w:t xml:space="preserve">": </w:t>
      </w:r>
      <w:r w:rsidRPr="00A62D4E">
        <w:rPr>
          <w:rFonts w:ascii="Menlo" w:hAnsi="Menlo" w:cs="Menlo"/>
          <w:color w:val="CE9178"/>
          <w:sz w:val="15"/>
          <w:szCs w:val="15"/>
        </w:rPr>
        <w:t>"</w:t>
      </w:r>
      <w:proofErr w:type="spellStart"/>
      <w:r w:rsidRPr="00A62D4E">
        <w:rPr>
          <w:rFonts w:ascii="Menlo" w:hAnsi="Menlo" w:cs="Menlo"/>
          <w:color w:val="CE9178"/>
          <w:sz w:val="15"/>
          <w:szCs w:val="15"/>
        </w:rPr>
        <w:t>MedicationRequest</w:t>
      </w:r>
      <w:proofErr w:type="spellEnd"/>
      <w:r w:rsidRPr="00A62D4E">
        <w:rPr>
          <w:rFonts w:ascii="Menlo" w:hAnsi="Menlo" w:cs="Menlo"/>
          <w:color w:val="CE9178"/>
          <w:sz w:val="15"/>
          <w:szCs w:val="15"/>
        </w:rPr>
        <w:t>/</w:t>
      </w:r>
      <w:proofErr w:type="spellStart"/>
      <w:r w:rsidRPr="00A62D4E">
        <w:rPr>
          <w:rFonts w:ascii="Menlo" w:hAnsi="Menlo" w:cs="Menlo"/>
          <w:color w:val="CE9178"/>
          <w:sz w:val="15"/>
          <w:szCs w:val="15"/>
        </w:rPr>
        <w:t>RecCOPD-LabaLamaIcsDecVerySevPropAlsShould</w:t>
      </w:r>
      <w:proofErr w:type="spellEnd"/>
      <w:r w:rsidRPr="00A62D4E">
        <w:rPr>
          <w:rFonts w:ascii="Menlo" w:hAnsi="Menlo" w:cs="Menlo"/>
          <w:color w:val="CE9178"/>
          <w:sz w:val="15"/>
          <w:szCs w:val="15"/>
        </w:rPr>
        <w:t>"</w:t>
      </w:r>
    </w:p>
    <w:p w14:paraId="61302D1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03E12C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38637D8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mitigation</w:t>
      </w:r>
      <w:r w:rsidRPr="00A62D4E">
        <w:rPr>
          <w:rFonts w:ascii="Menlo" w:hAnsi="Menlo" w:cs="Menlo"/>
          <w:color w:val="D4D4D4"/>
          <w:sz w:val="15"/>
          <w:szCs w:val="15"/>
        </w:rPr>
        <w:t>": [</w:t>
      </w:r>
    </w:p>
    <w:p w14:paraId="5BD3ECC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C2F595E"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action</w:t>
      </w:r>
      <w:r w:rsidRPr="00A62D4E">
        <w:rPr>
          <w:rFonts w:ascii="Menlo" w:hAnsi="Menlo" w:cs="Menlo"/>
          <w:color w:val="D4D4D4"/>
          <w:sz w:val="15"/>
          <w:szCs w:val="15"/>
        </w:rPr>
        <w:t>": {</w:t>
      </w:r>
    </w:p>
    <w:p w14:paraId="6F846B7F"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coding</w:t>
      </w:r>
      <w:r w:rsidRPr="00A62D4E">
        <w:rPr>
          <w:rFonts w:ascii="Menlo" w:hAnsi="Menlo" w:cs="Menlo"/>
          <w:color w:val="D4D4D4"/>
          <w:sz w:val="15"/>
          <w:szCs w:val="15"/>
        </w:rPr>
        <w:t>": [</w:t>
      </w:r>
    </w:p>
    <w:p w14:paraId="461CED2F"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5EC3FC4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system</w:t>
      </w:r>
      <w:r w:rsidRPr="00A62D4E">
        <w:rPr>
          <w:rFonts w:ascii="Menlo" w:hAnsi="Menlo" w:cs="Menlo"/>
          <w:color w:val="D4D4D4"/>
          <w:sz w:val="15"/>
          <w:szCs w:val="15"/>
        </w:rPr>
        <w:t xml:space="preserve">": </w:t>
      </w:r>
      <w:r w:rsidRPr="00A62D4E">
        <w:rPr>
          <w:rFonts w:ascii="Menlo" w:hAnsi="Menlo" w:cs="Menlo"/>
          <w:color w:val="CE9178"/>
          <w:sz w:val="15"/>
          <w:szCs w:val="15"/>
        </w:rPr>
        <w:t>"http://terminology.hl7.org/</w:t>
      </w:r>
      <w:proofErr w:type="spellStart"/>
      <w:r w:rsidRPr="00A62D4E">
        <w:rPr>
          <w:rFonts w:ascii="Menlo" w:hAnsi="Menlo" w:cs="Menlo"/>
          <w:color w:val="CE9178"/>
          <w:sz w:val="15"/>
          <w:szCs w:val="15"/>
        </w:rPr>
        <w:t>CodeSystem</w:t>
      </w:r>
      <w:proofErr w:type="spellEnd"/>
      <w:r w:rsidRPr="00A62D4E">
        <w:rPr>
          <w:rFonts w:ascii="Menlo" w:hAnsi="Menlo" w:cs="Menlo"/>
          <w:color w:val="CE9178"/>
          <w:sz w:val="15"/>
          <w:szCs w:val="15"/>
        </w:rPr>
        <w:t>/v3-ActCode"</w:t>
      </w:r>
      <w:r w:rsidRPr="00A62D4E">
        <w:rPr>
          <w:rFonts w:ascii="Menlo" w:hAnsi="Menlo" w:cs="Menlo"/>
          <w:color w:val="D4D4D4"/>
          <w:sz w:val="15"/>
          <w:szCs w:val="15"/>
        </w:rPr>
        <w:t>,</w:t>
      </w:r>
    </w:p>
    <w:p w14:paraId="1FB18E87"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code</w:t>
      </w:r>
      <w:r w:rsidRPr="00A62D4E">
        <w:rPr>
          <w:rFonts w:ascii="Menlo" w:hAnsi="Menlo" w:cs="Menlo"/>
          <w:color w:val="D4D4D4"/>
          <w:sz w:val="15"/>
          <w:szCs w:val="15"/>
        </w:rPr>
        <w:t xml:space="preserve">": </w:t>
      </w:r>
      <w:r w:rsidRPr="00A62D4E">
        <w:rPr>
          <w:rFonts w:ascii="Menlo" w:hAnsi="Menlo" w:cs="Menlo"/>
          <w:color w:val="CE9178"/>
          <w:sz w:val="15"/>
          <w:szCs w:val="15"/>
        </w:rPr>
        <w:t>"13"</w:t>
      </w:r>
      <w:r w:rsidRPr="00A62D4E">
        <w:rPr>
          <w:rFonts w:ascii="Menlo" w:hAnsi="Menlo" w:cs="Menlo"/>
          <w:color w:val="D4D4D4"/>
          <w:sz w:val="15"/>
          <w:szCs w:val="15"/>
        </w:rPr>
        <w:t>,</w:t>
      </w:r>
    </w:p>
    <w:p w14:paraId="79B59201"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r w:rsidRPr="00A62D4E">
        <w:rPr>
          <w:rFonts w:ascii="Menlo" w:hAnsi="Menlo" w:cs="Menlo"/>
          <w:color w:val="9CDCFE"/>
          <w:sz w:val="15"/>
          <w:szCs w:val="15"/>
        </w:rPr>
        <w:t>display</w:t>
      </w:r>
      <w:r w:rsidRPr="00A62D4E">
        <w:rPr>
          <w:rFonts w:ascii="Menlo" w:hAnsi="Menlo" w:cs="Menlo"/>
          <w:color w:val="D4D4D4"/>
          <w:sz w:val="15"/>
          <w:szCs w:val="15"/>
        </w:rPr>
        <w:t xml:space="preserve">": </w:t>
      </w:r>
      <w:r w:rsidRPr="00A62D4E">
        <w:rPr>
          <w:rFonts w:ascii="Menlo" w:hAnsi="Menlo" w:cs="Menlo"/>
          <w:color w:val="CE9178"/>
          <w:sz w:val="15"/>
          <w:szCs w:val="15"/>
        </w:rPr>
        <w:t>"Stopped Concurrent Therapy"</w:t>
      </w:r>
    </w:p>
    <w:p w14:paraId="45AF1CB6"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69ED3EC4"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D8DDE70"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569B447B"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1D9EFBB3"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772AD3C5"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410B334A" w14:textId="77777777" w:rsidR="00A62D4E" w:rsidRPr="00A62D4E" w:rsidRDefault="00A62D4E" w:rsidP="00A62D4E">
      <w:pPr>
        <w:shd w:val="clear" w:color="auto" w:fill="1E1E1E"/>
        <w:rPr>
          <w:rFonts w:ascii="Menlo" w:hAnsi="Menlo" w:cs="Menlo"/>
          <w:color w:val="D4D4D4"/>
          <w:sz w:val="15"/>
          <w:szCs w:val="15"/>
        </w:rPr>
      </w:pPr>
      <w:r w:rsidRPr="00A62D4E">
        <w:rPr>
          <w:rFonts w:ascii="Menlo" w:hAnsi="Menlo" w:cs="Menlo"/>
          <w:color w:val="D4D4D4"/>
          <w:sz w:val="15"/>
          <w:szCs w:val="15"/>
        </w:rPr>
        <w:t xml:space="preserve">                  }</w:t>
      </w:r>
    </w:p>
    <w:p w14:paraId="0644633F" w14:textId="2727C484" w:rsidR="00A62D4E" w:rsidRDefault="00B04B60" w:rsidP="00AF1594">
      <w:pPr>
        <w:rPr>
          <w:lang w:eastAsia="en-US"/>
        </w:rPr>
      </w:pPr>
      <w:r>
        <w:rPr>
          <w:lang w:eastAsia="en-US"/>
        </w:rPr>
        <w:t xml:space="preserve">The </w:t>
      </w:r>
      <w:proofErr w:type="spellStart"/>
      <w:r>
        <w:rPr>
          <w:lang w:eastAsia="en-US"/>
        </w:rPr>
        <w:t>DetectedIssue</w:t>
      </w:r>
      <w:proofErr w:type="spellEnd"/>
      <w:r>
        <w:rPr>
          <w:lang w:eastAsia="en-US"/>
        </w:rPr>
        <w:t xml:space="preserve"> resource</w:t>
      </w:r>
      <w:r w:rsidR="008C2EC9">
        <w:rPr>
          <w:lang w:eastAsia="en-US"/>
        </w:rPr>
        <w:t xml:space="preserve"> identifies the </w:t>
      </w:r>
      <w:r w:rsidR="00182F8B">
        <w:rPr>
          <w:lang w:eastAsia="en-US"/>
        </w:rPr>
        <w:t xml:space="preserve">interaction, the implicated FHIR </w:t>
      </w:r>
      <w:proofErr w:type="spellStart"/>
      <w:r w:rsidR="00182F8B">
        <w:rPr>
          <w:lang w:eastAsia="en-US"/>
        </w:rPr>
        <w:t>MedicationRequest</w:t>
      </w:r>
      <w:proofErr w:type="spellEnd"/>
      <w:r w:rsidR="00182F8B">
        <w:rPr>
          <w:lang w:eastAsia="en-US"/>
        </w:rPr>
        <w:t xml:space="preserve"> instances</w:t>
      </w:r>
      <w:r w:rsidR="00985FB9">
        <w:rPr>
          <w:lang w:eastAsia="en-US"/>
        </w:rPr>
        <w:t xml:space="preserve"> and the mitigation applied by the conflict mitigation service</w:t>
      </w:r>
      <w:r w:rsidR="00760313">
        <w:rPr>
          <w:lang w:eastAsia="en-US"/>
        </w:rPr>
        <w:t>.</w:t>
      </w:r>
      <w:r w:rsidR="009248E8">
        <w:rPr>
          <w:lang w:eastAsia="en-US"/>
        </w:rPr>
        <w:t xml:space="preserve"> The instances are self-explanatory hence we move on to the last part, the FHIR </w:t>
      </w:r>
      <w:proofErr w:type="spellStart"/>
      <w:r w:rsidR="009248E8">
        <w:rPr>
          <w:lang w:eastAsia="en-US"/>
        </w:rPr>
        <w:t>carePlan</w:t>
      </w:r>
      <w:proofErr w:type="spellEnd"/>
      <w:r w:rsidR="009248E8">
        <w:rPr>
          <w:lang w:eastAsia="en-US"/>
        </w:rPr>
        <w:t xml:space="preserve"> which</w:t>
      </w:r>
      <w:r w:rsidR="002D1C18">
        <w:rPr>
          <w:lang w:eastAsia="en-US"/>
        </w:rPr>
        <w:t>, with support from the conflict mitigation service,</w:t>
      </w:r>
      <w:r w:rsidR="009248E8">
        <w:rPr>
          <w:lang w:eastAsia="en-US"/>
        </w:rPr>
        <w:t xml:space="preserve"> distributes</w:t>
      </w:r>
      <w:r w:rsidR="002D1C18">
        <w:rPr>
          <w:lang w:eastAsia="en-US"/>
        </w:rPr>
        <w:t xml:space="preserve"> </w:t>
      </w:r>
      <w:proofErr w:type="spellStart"/>
      <w:r w:rsidR="002D1C18">
        <w:rPr>
          <w:lang w:eastAsia="en-US"/>
        </w:rPr>
        <w:t>MedicationRequest</w:t>
      </w:r>
      <w:proofErr w:type="spellEnd"/>
      <w:r w:rsidR="002D1C18">
        <w:rPr>
          <w:lang w:eastAsia="en-US"/>
        </w:rPr>
        <w:t xml:space="preserve"> and ServiceRequest resources into </w:t>
      </w:r>
      <w:r w:rsidR="005E1CA7">
        <w:rPr>
          <w:lang w:eastAsia="en-US"/>
        </w:rPr>
        <w:t xml:space="preserve">personalised </w:t>
      </w:r>
      <w:r w:rsidR="002D1C18">
        <w:rPr>
          <w:lang w:eastAsia="en-US"/>
        </w:rPr>
        <w:t>conflict-safe</w:t>
      </w:r>
      <w:r w:rsidR="005E1CA7">
        <w:rPr>
          <w:lang w:eastAsia="en-US"/>
        </w:rPr>
        <w:t xml:space="preserve"> care plan proposals.</w:t>
      </w:r>
    </w:p>
    <w:p w14:paraId="3BAAD172" w14:textId="77777777" w:rsidR="005E1CA7" w:rsidRDefault="005E1CA7" w:rsidP="00AF1594">
      <w:pPr>
        <w:rPr>
          <w:lang w:eastAsia="en-US"/>
        </w:rPr>
      </w:pPr>
    </w:p>
    <w:p w14:paraId="6AE6A45A" w14:textId="2331E5EC" w:rsidR="005E1CA7" w:rsidRDefault="005E1CA7" w:rsidP="005E1CA7">
      <w:pPr>
        <w:pStyle w:val="Heading4"/>
        <w:rPr>
          <w:lang w:eastAsia="en-US"/>
        </w:rPr>
      </w:pPr>
      <w:r>
        <w:rPr>
          <w:lang w:eastAsia="en-US"/>
        </w:rPr>
        <w:t>careplan resources</w:t>
      </w:r>
    </w:p>
    <w:p w14:paraId="4C4E4A9A" w14:textId="03AD3C57" w:rsidR="005E1CA7" w:rsidRDefault="005E1CA7" w:rsidP="005E1CA7">
      <w:pPr>
        <w:rPr>
          <w:lang w:eastAsia="en-US"/>
        </w:rPr>
      </w:pPr>
    </w:p>
    <w:p w14:paraId="27F08809" w14:textId="3DD3795D" w:rsidR="00FB61B4" w:rsidRDefault="00FB61B4" w:rsidP="005E1CA7">
      <w:pPr>
        <w:rPr>
          <w:lang w:eastAsia="en-US"/>
        </w:rPr>
      </w:pPr>
      <w:r>
        <w:rPr>
          <w:lang w:eastAsia="en-US"/>
        </w:rPr>
        <w:t>There are four proposals designed by the COPD-CDS system as COPD management care plans. One for each COPD treatment included.</w:t>
      </w:r>
    </w:p>
    <w:p w14:paraId="7E9376D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w:t>
      </w:r>
    </w:p>
    <w:p w14:paraId="7A42649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resource</w:t>
      </w:r>
      <w:r w:rsidRPr="00DC09A5">
        <w:rPr>
          <w:rFonts w:ascii="Menlo" w:hAnsi="Menlo" w:cs="Menlo"/>
          <w:color w:val="D4D4D4"/>
          <w:sz w:val="15"/>
          <w:szCs w:val="15"/>
        </w:rPr>
        <w:t>": {</w:t>
      </w:r>
    </w:p>
    <w:p w14:paraId="60195935"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roofErr w:type="spellStart"/>
      <w:r w:rsidRPr="00DC09A5">
        <w:rPr>
          <w:rFonts w:ascii="Menlo" w:hAnsi="Menlo" w:cs="Menlo"/>
          <w:color w:val="9CDCFE"/>
          <w:sz w:val="15"/>
          <w:szCs w:val="15"/>
        </w:rPr>
        <w:t>resourceType</w:t>
      </w:r>
      <w:proofErr w:type="spellEnd"/>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CarePlan</w:t>
      </w:r>
      <w:proofErr w:type="spellEnd"/>
      <w:r w:rsidRPr="00DC09A5">
        <w:rPr>
          <w:rFonts w:ascii="Menlo" w:hAnsi="Menlo" w:cs="Menlo"/>
          <w:color w:val="CE9178"/>
          <w:sz w:val="15"/>
          <w:szCs w:val="15"/>
        </w:rPr>
        <w:t>"</w:t>
      </w:r>
      <w:r w:rsidRPr="00DC09A5">
        <w:rPr>
          <w:rFonts w:ascii="Menlo" w:hAnsi="Menlo" w:cs="Menlo"/>
          <w:color w:val="D4D4D4"/>
          <w:sz w:val="15"/>
          <w:szCs w:val="15"/>
        </w:rPr>
        <w:t>,</w:t>
      </w:r>
    </w:p>
    <w:p w14:paraId="47801F3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id</w:t>
      </w:r>
      <w:r w:rsidRPr="00DC09A5">
        <w:rPr>
          <w:rFonts w:ascii="Menlo" w:hAnsi="Menlo" w:cs="Menlo"/>
          <w:color w:val="D4D4D4"/>
          <w:sz w:val="15"/>
          <w:szCs w:val="15"/>
        </w:rPr>
        <w:t xml:space="preserve">": </w:t>
      </w:r>
      <w:r w:rsidRPr="00DC09A5">
        <w:rPr>
          <w:rFonts w:ascii="Menlo" w:hAnsi="Menlo" w:cs="Menlo"/>
          <w:color w:val="CE9178"/>
          <w:sz w:val="15"/>
          <w:szCs w:val="15"/>
        </w:rPr>
        <w:t>"CarePlan0"</w:t>
      </w:r>
      <w:r w:rsidRPr="00DC09A5">
        <w:rPr>
          <w:rFonts w:ascii="Menlo" w:hAnsi="Menlo" w:cs="Menlo"/>
          <w:color w:val="D4D4D4"/>
          <w:sz w:val="15"/>
          <w:szCs w:val="15"/>
        </w:rPr>
        <w:t>,</w:t>
      </w:r>
    </w:p>
    <w:p w14:paraId="19398BF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status</w:t>
      </w:r>
      <w:r w:rsidRPr="00DC09A5">
        <w:rPr>
          <w:rFonts w:ascii="Menlo" w:hAnsi="Menlo" w:cs="Menlo"/>
          <w:color w:val="D4D4D4"/>
          <w:sz w:val="15"/>
          <w:szCs w:val="15"/>
        </w:rPr>
        <w:t xml:space="preserve">": </w:t>
      </w:r>
      <w:r w:rsidRPr="00DC09A5">
        <w:rPr>
          <w:rFonts w:ascii="Menlo" w:hAnsi="Menlo" w:cs="Menlo"/>
          <w:color w:val="CE9178"/>
          <w:sz w:val="15"/>
          <w:szCs w:val="15"/>
        </w:rPr>
        <w:t>"active"</w:t>
      </w:r>
      <w:r w:rsidRPr="00DC09A5">
        <w:rPr>
          <w:rFonts w:ascii="Menlo" w:hAnsi="Menlo" w:cs="Menlo"/>
          <w:color w:val="D4D4D4"/>
          <w:sz w:val="15"/>
          <w:szCs w:val="15"/>
        </w:rPr>
        <w:t>,</w:t>
      </w:r>
    </w:p>
    <w:p w14:paraId="4FBA810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intent</w:t>
      </w:r>
      <w:r w:rsidRPr="00DC09A5">
        <w:rPr>
          <w:rFonts w:ascii="Menlo" w:hAnsi="Menlo" w:cs="Menlo"/>
          <w:color w:val="D4D4D4"/>
          <w:sz w:val="15"/>
          <w:szCs w:val="15"/>
        </w:rPr>
        <w:t xml:space="preserve">": </w:t>
      </w:r>
      <w:r w:rsidRPr="00DC09A5">
        <w:rPr>
          <w:rFonts w:ascii="Menlo" w:hAnsi="Menlo" w:cs="Menlo"/>
          <w:color w:val="CE9178"/>
          <w:sz w:val="15"/>
          <w:szCs w:val="15"/>
        </w:rPr>
        <w:t>"plan"</w:t>
      </w:r>
      <w:r w:rsidRPr="00DC09A5">
        <w:rPr>
          <w:rFonts w:ascii="Menlo" w:hAnsi="Menlo" w:cs="Menlo"/>
          <w:color w:val="D4D4D4"/>
          <w:sz w:val="15"/>
          <w:szCs w:val="15"/>
        </w:rPr>
        <w:t>,</w:t>
      </w:r>
    </w:p>
    <w:p w14:paraId="40F4D9A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title</w:t>
      </w:r>
      <w:r w:rsidRPr="00DC09A5">
        <w:rPr>
          <w:rFonts w:ascii="Menlo" w:hAnsi="Menlo" w:cs="Menlo"/>
          <w:color w:val="D4D4D4"/>
          <w:sz w:val="15"/>
          <w:szCs w:val="15"/>
        </w:rPr>
        <w:t xml:space="preserve">": </w:t>
      </w:r>
      <w:r w:rsidRPr="00DC09A5">
        <w:rPr>
          <w:rFonts w:ascii="Menlo" w:hAnsi="Menlo" w:cs="Menlo"/>
          <w:color w:val="CE9178"/>
          <w:sz w:val="15"/>
          <w:szCs w:val="15"/>
        </w:rPr>
        <w:t>"suggested treatments: LABA + LAMA "</w:t>
      </w:r>
      <w:r w:rsidRPr="00DC09A5">
        <w:rPr>
          <w:rFonts w:ascii="Menlo" w:hAnsi="Menlo" w:cs="Menlo"/>
          <w:color w:val="D4D4D4"/>
          <w:sz w:val="15"/>
          <w:szCs w:val="15"/>
        </w:rPr>
        <w:t>,</w:t>
      </w:r>
    </w:p>
    <w:p w14:paraId="0C4E11D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subject</w:t>
      </w:r>
      <w:r w:rsidRPr="00DC09A5">
        <w:rPr>
          <w:rFonts w:ascii="Menlo" w:hAnsi="Menlo" w:cs="Menlo"/>
          <w:color w:val="D4D4D4"/>
          <w:sz w:val="15"/>
          <w:szCs w:val="15"/>
        </w:rPr>
        <w:t>": {</w:t>
      </w:r>
    </w:p>
    <w:p w14:paraId="2A10285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"Patient/1677163"</w:t>
      </w:r>
    </w:p>
    <w:p w14:paraId="48E8A8B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209E1C4D"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activity</w:t>
      </w:r>
      <w:r w:rsidRPr="00DC09A5">
        <w:rPr>
          <w:rFonts w:ascii="Menlo" w:hAnsi="Menlo" w:cs="Menlo"/>
          <w:color w:val="D4D4D4"/>
          <w:sz w:val="15"/>
          <w:szCs w:val="15"/>
        </w:rPr>
        <w:t>": [</w:t>
      </w:r>
    </w:p>
    <w:p w14:paraId="6CB06DF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776AAB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RecCOPD-LabaLamaDecVerySevPropAlsShould</w:t>
      </w:r>
      <w:proofErr w:type="spellEnd"/>
      <w:r w:rsidRPr="00DC09A5">
        <w:rPr>
          <w:rFonts w:ascii="Menlo" w:hAnsi="Menlo" w:cs="Menlo"/>
          <w:color w:val="CE9178"/>
          <w:sz w:val="15"/>
          <w:szCs w:val="15"/>
        </w:rPr>
        <w:t>"</w:t>
      </w:r>
    </w:p>
    <w:p w14:paraId="2E7F10C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BB2AEC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70E6F88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RecCOPD-IcsIncPropRskPneumnShouldnot</w:t>
      </w:r>
      <w:proofErr w:type="spellEnd"/>
      <w:r w:rsidRPr="00DC09A5">
        <w:rPr>
          <w:rFonts w:ascii="Menlo" w:hAnsi="Menlo" w:cs="Menlo"/>
          <w:color w:val="CE9178"/>
          <w:sz w:val="15"/>
          <w:szCs w:val="15"/>
        </w:rPr>
        <w:t>"</w:t>
      </w:r>
    </w:p>
    <w:p w14:paraId="67D8574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71987C7B"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01EC5E0B"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RecCOPD-SmokeThrpyIncPropQolShould</w:t>
      </w:r>
      <w:proofErr w:type="spellEnd"/>
      <w:r w:rsidRPr="00DC09A5">
        <w:rPr>
          <w:rFonts w:ascii="Menlo" w:hAnsi="Menlo" w:cs="Menlo"/>
          <w:color w:val="CE9178"/>
          <w:sz w:val="15"/>
          <w:szCs w:val="15"/>
        </w:rPr>
        <w:t>"</w:t>
      </w:r>
    </w:p>
    <w:p w14:paraId="63E07A1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5B81FF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73AE46C0"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RecCOPD-LngRehabIncPropLngHlthShould</w:t>
      </w:r>
      <w:proofErr w:type="spellEnd"/>
      <w:r w:rsidRPr="00DC09A5">
        <w:rPr>
          <w:rFonts w:ascii="Menlo" w:hAnsi="Menlo" w:cs="Menlo"/>
          <w:color w:val="CE9178"/>
          <w:sz w:val="15"/>
          <w:szCs w:val="15"/>
        </w:rPr>
        <w:t>"</w:t>
      </w:r>
    </w:p>
    <w:p w14:paraId="7FDD2AA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2BA796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26D110F5"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RecCOPD-BetaAgonistIncPropRskCrdShouldnot</w:t>
      </w:r>
      <w:proofErr w:type="spellEnd"/>
      <w:r w:rsidRPr="00DC09A5">
        <w:rPr>
          <w:rFonts w:ascii="Menlo" w:hAnsi="Menlo" w:cs="Menlo"/>
          <w:color w:val="CE9178"/>
          <w:sz w:val="15"/>
          <w:szCs w:val="15"/>
        </w:rPr>
        <w:t>"</w:t>
      </w:r>
    </w:p>
    <w:p w14:paraId="3D844FF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7FD4D3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B88FD1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RecCOPD-FluVacDecPropRskFluShould</w:t>
      </w:r>
      <w:proofErr w:type="spellEnd"/>
      <w:r w:rsidRPr="00DC09A5">
        <w:rPr>
          <w:rFonts w:ascii="Menlo" w:hAnsi="Menlo" w:cs="Menlo"/>
          <w:color w:val="CE9178"/>
          <w:sz w:val="15"/>
          <w:szCs w:val="15"/>
        </w:rPr>
        <w:t>"</w:t>
      </w:r>
    </w:p>
    <w:p w14:paraId="0161623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000FD1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0FA4EE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DB18FF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FED57C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F4D496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resource</w:t>
      </w:r>
      <w:r w:rsidRPr="00DC09A5">
        <w:rPr>
          <w:rFonts w:ascii="Menlo" w:hAnsi="Menlo" w:cs="Menlo"/>
          <w:color w:val="D4D4D4"/>
          <w:sz w:val="15"/>
          <w:szCs w:val="15"/>
        </w:rPr>
        <w:t>": {</w:t>
      </w:r>
    </w:p>
    <w:p w14:paraId="3304F125"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roofErr w:type="spellStart"/>
      <w:r w:rsidRPr="00DC09A5">
        <w:rPr>
          <w:rFonts w:ascii="Menlo" w:hAnsi="Menlo" w:cs="Menlo"/>
          <w:color w:val="9CDCFE"/>
          <w:sz w:val="15"/>
          <w:szCs w:val="15"/>
        </w:rPr>
        <w:t>resourceType</w:t>
      </w:r>
      <w:proofErr w:type="spellEnd"/>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CarePlan</w:t>
      </w:r>
      <w:proofErr w:type="spellEnd"/>
      <w:r w:rsidRPr="00DC09A5">
        <w:rPr>
          <w:rFonts w:ascii="Menlo" w:hAnsi="Menlo" w:cs="Menlo"/>
          <w:color w:val="CE9178"/>
          <w:sz w:val="15"/>
          <w:szCs w:val="15"/>
        </w:rPr>
        <w:t>"</w:t>
      </w:r>
      <w:r w:rsidRPr="00DC09A5">
        <w:rPr>
          <w:rFonts w:ascii="Menlo" w:hAnsi="Menlo" w:cs="Menlo"/>
          <w:color w:val="D4D4D4"/>
          <w:sz w:val="15"/>
          <w:szCs w:val="15"/>
        </w:rPr>
        <w:t>,</w:t>
      </w:r>
    </w:p>
    <w:p w14:paraId="5FA3E94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id</w:t>
      </w:r>
      <w:r w:rsidRPr="00DC09A5">
        <w:rPr>
          <w:rFonts w:ascii="Menlo" w:hAnsi="Menlo" w:cs="Menlo"/>
          <w:color w:val="D4D4D4"/>
          <w:sz w:val="15"/>
          <w:szCs w:val="15"/>
        </w:rPr>
        <w:t xml:space="preserve">": </w:t>
      </w:r>
      <w:r w:rsidRPr="00DC09A5">
        <w:rPr>
          <w:rFonts w:ascii="Menlo" w:hAnsi="Menlo" w:cs="Menlo"/>
          <w:color w:val="CE9178"/>
          <w:sz w:val="15"/>
          <w:szCs w:val="15"/>
        </w:rPr>
        <w:t>"CarePlan1"</w:t>
      </w:r>
      <w:r w:rsidRPr="00DC09A5">
        <w:rPr>
          <w:rFonts w:ascii="Menlo" w:hAnsi="Menlo" w:cs="Menlo"/>
          <w:color w:val="D4D4D4"/>
          <w:sz w:val="15"/>
          <w:szCs w:val="15"/>
        </w:rPr>
        <w:t>,</w:t>
      </w:r>
    </w:p>
    <w:p w14:paraId="2E39955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lastRenderedPageBreak/>
        <w:t xml:space="preserve">                      "</w:t>
      </w:r>
      <w:r w:rsidRPr="00DC09A5">
        <w:rPr>
          <w:rFonts w:ascii="Menlo" w:hAnsi="Menlo" w:cs="Menlo"/>
          <w:color w:val="9CDCFE"/>
          <w:sz w:val="15"/>
          <w:szCs w:val="15"/>
        </w:rPr>
        <w:t>status</w:t>
      </w:r>
      <w:r w:rsidRPr="00DC09A5">
        <w:rPr>
          <w:rFonts w:ascii="Menlo" w:hAnsi="Menlo" w:cs="Menlo"/>
          <w:color w:val="D4D4D4"/>
          <w:sz w:val="15"/>
          <w:szCs w:val="15"/>
        </w:rPr>
        <w:t xml:space="preserve">": </w:t>
      </w:r>
      <w:r w:rsidRPr="00DC09A5">
        <w:rPr>
          <w:rFonts w:ascii="Menlo" w:hAnsi="Menlo" w:cs="Menlo"/>
          <w:color w:val="CE9178"/>
          <w:sz w:val="15"/>
          <w:szCs w:val="15"/>
        </w:rPr>
        <w:t>"active"</w:t>
      </w:r>
      <w:r w:rsidRPr="00DC09A5">
        <w:rPr>
          <w:rFonts w:ascii="Menlo" w:hAnsi="Menlo" w:cs="Menlo"/>
          <w:color w:val="D4D4D4"/>
          <w:sz w:val="15"/>
          <w:szCs w:val="15"/>
        </w:rPr>
        <w:t>,</w:t>
      </w:r>
    </w:p>
    <w:p w14:paraId="72234C8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intent</w:t>
      </w:r>
      <w:r w:rsidRPr="00DC09A5">
        <w:rPr>
          <w:rFonts w:ascii="Menlo" w:hAnsi="Menlo" w:cs="Menlo"/>
          <w:color w:val="D4D4D4"/>
          <w:sz w:val="15"/>
          <w:szCs w:val="15"/>
        </w:rPr>
        <w:t xml:space="preserve">": </w:t>
      </w:r>
      <w:r w:rsidRPr="00DC09A5">
        <w:rPr>
          <w:rFonts w:ascii="Menlo" w:hAnsi="Menlo" w:cs="Menlo"/>
          <w:color w:val="CE9178"/>
          <w:sz w:val="15"/>
          <w:szCs w:val="15"/>
        </w:rPr>
        <w:t>"plan"</w:t>
      </w:r>
      <w:r w:rsidRPr="00DC09A5">
        <w:rPr>
          <w:rFonts w:ascii="Menlo" w:hAnsi="Menlo" w:cs="Menlo"/>
          <w:color w:val="D4D4D4"/>
          <w:sz w:val="15"/>
          <w:szCs w:val="15"/>
        </w:rPr>
        <w:t>,</w:t>
      </w:r>
    </w:p>
    <w:p w14:paraId="4F3B9EA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title</w:t>
      </w:r>
      <w:r w:rsidRPr="00DC09A5">
        <w:rPr>
          <w:rFonts w:ascii="Menlo" w:hAnsi="Menlo" w:cs="Menlo"/>
          <w:color w:val="D4D4D4"/>
          <w:sz w:val="15"/>
          <w:szCs w:val="15"/>
        </w:rPr>
        <w:t xml:space="preserve">": </w:t>
      </w:r>
      <w:r w:rsidRPr="00DC09A5">
        <w:rPr>
          <w:rFonts w:ascii="Menlo" w:hAnsi="Menlo" w:cs="Menlo"/>
          <w:color w:val="CE9178"/>
          <w:sz w:val="15"/>
          <w:szCs w:val="15"/>
        </w:rPr>
        <w:t>"suggested treatments: LAMA "</w:t>
      </w:r>
      <w:r w:rsidRPr="00DC09A5">
        <w:rPr>
          <w:rFonts w:ascii="Menlo" w:hAnsi="Menlo" w:cs="Menlo"/>
          <w:color w:val="D4D4D4"/>
          <w:sz w:val="15"/>
          <w:szCs w:val="15"/>
        </w:rPr>
        <w:t>,</w:t>
      </w:r>
    </w:p>
    <w:p w14:paraId="3D431F3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subject</w:t>
      </w:r>
      <w:r w:rsidRPr="00DC09A5">
        <w:rPr>
          <w:rFonts w:ascii="Menlo" w:hAnsi="Menlo" w:cs="Menlo"/>
          <w:color w:val="D4D4D4"/>
          <w:sz w:val="15"/>
          <w:szCs w:val="15"/>
        </w:rPr>
        <w:t>": {</w:t>
      </w:r>
    </w:p>
    <w:p w14:paraId="5310C4E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"Patient/1677163"</w:t>
      </w:r>
    </w:p>
    <w:p w14:paraId="455E1EB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6CE368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activity</w:t>
      </w:r>
      <w:r w:rsidRPr="00DC09A5">
        <w:rPr>
          <w:rFonts w:ascii="Menlo" w:hAnsi="Menlo" w:cs="Menlo"/>
          <w:color w:val="D4D4D4"/>
          <w:sz w:val="15"/>
          <w:szCs w:val="15"/>
        </w:rPr>
        <w:t>": [</w:t>
      </w:r>
    </w:p>
    <w:p w14:paraId="700F2BF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11688C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RecCOPD-LamaDecVerySevPropAlsShould</w:t>
      </w:r>
      <w:proofErr w:type="spellEnd"/>
      <w:r w:rsidRPr="00DC09A5">
        <w:rPr>
          <w:rFonts w:ascii="Menlo" w:hAnsi="Menlo" w:cs="Menlo"/>
          <w:color w:val="CE9178"/>
          <w:sz w:val="15"/>
          <w:szCs w:val="15"/>
        </w:rPr>
        <w:t>"</w:t>
      </w:r>
    </w:p>
    <w:p w14:paraId="288A49C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C3D516D"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7699F4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RecCOPD-IcsIncPropRskPneumnShouldnot</w:t>
      </w:r>
      <w:proofErr w:type="spellEnd"/>
      <w:r w:rsidRPr="00DC09A5">
        <w:rPr>
          <w:rFonts w:ascii="Menlo" w:hAnsi="Menlo" w:cs="Menlo"/>
          <w:color w:val="CE9178"/>
          <w:sz w:val="15"/>
          <w:szCs w:val="15"/>
        </w:rPr>
        <w:t>"</w:t>
      </w:r>
    </w:p>
    <w:p w14:paraId="6A10817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642C8A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B18B17F"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RecCOPD-SmokeThrpyIncPropQolShould</w:t>
      </w:r>
      <w:proofErr w:type="spellEnd"/>
      <w:r w:rsidRPr="00DC09A5">
        <w:rPr>
          <w:rFonts w:ascii="Menlo" w:hAnsi="Menlo" w:cs="Menlo"/>
          <w:color w:val="CE9178"/>
          <w:sz w:val="15"/>
          <w:szCs w:val="15"/>
        </w:rPr>
        <w:t>"</w:t>
      </w:r>
    </w:p>
    <w:p w14:paraId="1D5E0E2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C51F72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2F82D50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RecCOPD-LngRehabIncPropLngHlthShould</w:t>
      </w:r>
      <w:proofErr w:type="spellEnd"/>
      <w:r w:rsidRPr="00DC09A5">
        <w:rPr>
          <w:rFonts w:ascii="Menlo" w:hAnsi="Menlo" w:cs="Menlo"/>
          <w:color w:val="CE9178"/>
          <w:sz w:val="15"/>
          <w:szCs w:val="15"/>
        </w:rPr>
        <w:t>"</w:t>
      </w:r>
    </w:p>
    <w:p w14:paraId="49343DA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742EC32D"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102916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RecCOPD-BetaAgonistIncPropRskCrdShouldnot</w:t>
      </w:r>
      <w:proofErr w:type="spellEnd"/>
      <w:r w:rsidRPr="00DC09A5">
        <w:rPr>
          <w:rFonts w:ascii="Menlo" w:hAnsi="Menlo" w:cs="Menlo"/>
          <w:color w:val="CE9178"/>
          <w:sz w:val="15"/>
          <w:szCs w:val="15"/>
        </w:rPr>
        <w:t>"</w:t>
      </w:r>
    </w:p>
    <w:p w14:paraId="1A91FB0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D57519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9E21434"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RecCOPD-FluVacDecPropRskFluShould</w:t>
      </w:r>
      <w:proofErr w:type="spellEnd"/>
      <w:r w:rsidRPr="00DC09A5">
        <w:rPr>
          <w:rFonts w:ascii="Menlo" w:hAnsi="Menlo" w:cs="Menlo"/>
          <w:color w:val="CE9178"/>
          <w:sz w:val="15"/>
          <w:szCs w:val="15"/>
        </w:rPr>
        <w:t>"</w:t>
      </w:r>
    </w:p>
    <w:p w14:paraId="012DDC9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774748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29A8546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9BB29D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C420ECD"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D3EB08D"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resource</w:t>
      </w:r>
      <w:r w:rsidRPr="00DC09A5">
        <w:rPr>
          <w:rFonts w:ascii="Menlo" w:hAnsi="Menlo" w:cs="Menlo"/>
          <w:color w:val="D4D4D4"/>
          <w:sz w:val="15"/>
          <w:szCs w:val="15"/>
        </w:rPr>
        <w:t>": {</w:t>
      </w:r>
    </w:p>
    <w:p w14:paraId="19080883"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roofErr w:type="spellStart"/>
      <w:r w:rsidRPr="00DC09A5">
        <w:rPr>
          <w:rFonts w:ascii="Menlo" w:hAnsi="Menlo" w:cs="Menlo"/>
          <w:color w:val="9CDCFE"/>
          <w:sz w:val="15"/>
          <w:szCs w:val="15"/>
        </w:rPr>
        <w:t>resourceType</w:t>
      </w:r>
      <w:proofErr w:type="spellEnd"/>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CarePlan</w:t>
      </w:r>
      <w:proofErr w:type="spellEnd"/>
      <w:r w:rsidRPr="00DC09A5">
        <w:rPr>
          <w:rFonts w:ascii="Menlo" w:hAnsi="Menlo" w:cs="Menlo"/>
          <w:color w:val="CE9178"/>
          <w:sz w:val="15"/>
          <w:szCs w:val="15"/>
        </w:rPr>
        <w:t>"</w:t>
      </w:r>
      <w:r w:rsidRPr="00DC09A5">
        <w:rPr>
          <w:rFonts w:ascii="Menlo" w:hAnsi="Menlo" w:cs="Menlo"/>
          <w:color w:val="D4D4D4"/>
          <w:sz w:val="15"/>
          <w:szCs w:val="15"/>
        </w:rPr>
        <w:t>,</w:t>
      </w:r>
    </w:p>
    <w:p w14:paraId="643B43A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id</w:t>
      </w:r>
      <w:r w:rsidRPr="00DC09A5">
        <w:rPr>
          <w:rFonts w:ascii="Menlo" w:hAnsi="Menlo" w:cs="Menlo"/>
          <w:color w:val="D4D4D4"/>
          <w:sz w:val="15"/>
          <w:szCs w:val="15"/>
        </w:rPr>
        <w:t xml:space="preserve">": </w:t>
      </w:r>
      <w:r w:rsidRPr="00DC09A5">
        <w:rPr>
          <w:rFonts w:ascii="Menlo" w:hAnsi="Menlo" w:cs="Menlo"/>
          <w:color w:val="CE9178"/>
          <w:sz w:val="15"/>
          <w:szCs w:val="15"/>
        </w:rPr>
        <w:t>"CarePlan2"</w:t>
      </w:r>
      <w:r w:rsidRPr="00DC09A5">
        <w:rPr>
          <w:rFonts w:ascii="Menlo" w:hAnsi="Menlo" w:cs="Menlo"/>
          <w:color w:val="D4D4D4"/>
          <w:sz w:val="15"/>
          <w:szCs w:val="15"/>
        </w:rPr>
        <w:t>,</w:t>
      </w:r>
    </w:p>
    <w:p w14:paraId="509F7B7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status</w:t>
      </w:r>
      <w:r w:rsidRPr="00DC09A5">
        <w:rPr>
          <w:rFonts w:ascii="Menlo" w:hAnsi="Menlo" w:cs="Menlo"/>
          <w:color w:val="D4D4D4"/>
          <w:sz w:val="15"/>
          <w:szCs w:val="15"/>
        </w:rPr>
        <w:t xml:space="preserve">": </w:t>
      </w:r>
      <w:r w:rsidRPr="00DC09A5">
        <w:rPr>
          <w:rFonts w:ascii="Menlo" w:hAnsi="Menlo" w:cs="Menlo"/>
          <w:color w:val="CE9178"/>
          <w:sz w:val="15"/>
          <w:szCs w:val="15"/>
        </w:rPr>
        <w:t>"active"</w:t>
      </w:r>
      <w:r w:rsidRPr="00DC09A5">
        <w:rPr>
          <w:rFonts w:ascii="Menlo" w:hAnsi="Menlo" w:cs="Menlo"/>
          <w:color w:val="D4D4D4"/>
          <w:sz w:val="15"/>
          <w:szCs w:val="15"/>
        </w:rPr>
        <w:t>,</w:t>
      </w:r>
    </w:p>
    <w:p w14:paraId="1150729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intent</w:t>
      </w:r>
      <w:r w:rsidRPr="00DC09A5">
        <w:rPr>
          <w:rFonts w:ascii="Menlo" w:hAnsi="Menlo" w:cs="Menlo"/>
          <w:color w:val="D4D4D4"/>
          <w:sz w:val="15"/>
          <w:szCs w:val="15"/>
        </w:rPr>
        <w:t xml:space="preserve">": </w:t>
      </w:r>
      <w:r w:rsidRPr="00DC09A5">
        <w:rPr>
          <w:rFonts w:ascii="Menlo" w:hAnsi="Menlo" w:cs="Menlo"/>
          <w:color w:val="CE9178"/>
          <w:sz w:val="15"/>
          <w:szCs w:val="15"/>
        </w:rPr>
        <w:t>"plan"</w:t>
      </w:r>
      <w:r w:rsidRPr="00DC09A5">
        <w:rPr>
          <w:rFonts w:ascii="Menlo" w:hAnsi="Menlo" w:cs="Menlo"/>
          <w:color w:val="D4D4D4"/>
          <w:sz w:val="15"/>
          <w:szCs w:val="15"/>
        </w:rPr>
        <w:t>,</w:t>
      </w:r>
    </w:p>
    <w:p w14:paraId="564946C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title</w:t>
      </w:r>
      <w:r w:rsidRPr="00DC09A5">
        <w:rPr>
          <w:rFonts w:ascii="Menlo" w:hAnsi="Menlo" w:cs="Menlo"/>
          <w:color w:val="D4D4D4"/>
          <w:sz w:val="15"/>
          <w:szCs w:val="15"/>
        </w:rPr>
        <w:t xml:space="preserve">": </w:t>
      </w:r>
      <w:r w:rsidRPr="00DC09A5">
        <w:rPr>
          <w:rFonts w:ascii="Menlo" w:hAnsi="Menlo" w:cs="Menlo"/>
          <w:color w:val="CE9178"/>
          <w:sz w:val="15"/>
          <w:szCs w:val="15"/>
        </w:rPr>
        <w:t>"suggested treatments: LABA + ICS "</w:t>
      </w:r>
      <w:r w:rsidRPr="00DC09A5">
        <w:rPr>
          <w:rFonts w:ascii="Menlo" w:hAnsi="Menlo" w:cs="Menlo"/>
          <w:color w:val="D4D4D4"/>
          <w:sz w:val="15"/>
          <w:szCs w:val="15"/>
        </w:rPr>
        <w:t>,</w:t>
      </w:r>
    </w:p>
    <w:p w14:paraId="542D090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subject</w:t>
      </w:r>
      <w:r w:rsidRPr="00DC09A5">
        <w:rPr>
          <w:rFonts w:ascii="Menlo" w:hAnsi="Menlo" w:cs="Menlo"/>
          <w:color w:val="D4D4D4"/>
          <w:sz w:val="15"/>
          <w:szCs w:val="15"/>
        </w:rPr>
        <w:t>": {</w:t>
      </w:r>
    </w:p>
    <w:p w14:paraId="5EC0F98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"Patient/1677163"</w:t>
      </w:r>
    </w:p>
    <w:p w14:paraId="2C30DC80"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987E00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activity</w:t>
      </w:r>
      <w:r w:rsidRPr="00DC09A5">
        <w:rPr>
          <w:rFonts w:ascii="Menlo" w:hAnsi="Menlo" w:cs="Menlo"/>
          <w:color w:val="D4D4D4"/>
          <w:sz w:val="15"/>
          <w:szCs w:val="15"/>
        </w:rPr>
        <w:t>": [</w:t>
      </w:r>
    </w:p>
    <w:p w14:paraId="1CAA8254"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45687D0"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RecCOPD-SmokeThrpyIncPropQolShould</w:t>
      </w:r>
      <w:proofErr w:type="spellEnd"/>
      <w:r w:rsidRPr="00DC09A5">
        <w:rPr>
          <w:rFonts w:ascii="Menlo" w:hAnsi="Menlo" w:cs="Menlo"/>
          <w:color w:val="CE9178"/>
          <w:sz w:val="15"/>
          <w:szCs w:val="15"/>
        </w:rPr>
        <w:t>"</w:t>
      </w:r>
    </w:p>
    <w:p w14:paraId="16A5125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5BDCDB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D8A39E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RecCOPD-LngRehabIncPropLngHlthShould</w:t>
      </w:r>
      <w:proofErr w:type="spellEnd"/>
      <w:r w:rsidRPr="00DC09A5">
        <w:rPr>
          <w:rFonts w:ascii="Menlo" w:hAnsi="Menlo" w:cs="Menlo"/>
          <w:color w:val="CE9178"/>
          <w:sz w:val="15"/>
          <w:szCs w:val="15"/>
        </w:rPr>
        <w:t>"</w:t>
      </w:r>
    </w:p>
    <w:p w14:paraId="6ADC2AE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B66038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3A253BF"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RecCOPD-BetaAgonistIncPropRskCrdShouldnot</w:t>
      </w:r>
      <w:proofErr w:type="spellEnd"/>
      <w:r w:rsidRPr="00DC09A5">
        <w:rPr>
          <w:rFonts w:ascii="Menlo" w:hAnsi="Menlo" w:cs="Menlo"/>
          <w:color w:val="CE9178"/>
          <w:sz w:val="15"/>
          <w:szCs w:val="15"/>
        </w:rPr>
        <w:t>"</w:t>
      </w:r>
    </w:p>
    <w:p w14:paraId="757389F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C80E92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287D52F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RecCOPD-FluVacDecPropRskFluShould</w:t>
      </w:r>
      <w:proofErr w:type="spellEnd"/>
      <w:r w:rsidRPr="00DC09A5">
        <w:rPr>
          <w:rFonts w:ascii="Menlo" w:hAnsi="Menlo" w:cs="Menlo"/>
          <w:color w:val="CE9178"/>
          <w:sz w:val="15"/>
          <w:szCs w:val="15"/>
        </w:rPr>
        <w:t>"</w:t>
      </w:r>
    </w:p>
    <w:p w14:paraId="6AE48074"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B20E13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76CFD95"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RecCOPD-LabaIcsDecVerySevPropAlsShould</w:t>
      </w:r>
      <w:proofErr w:type="spellEnd"/>
      <w:r w:rsidRPr="00DC09A5">
        <w:rPr>
          <w:rFonts w:ascii="Menlo" w:hAnsi="Menlo" w:cs="Menlo"/>
          <w:color w:val="CE9178"/>
          <w:sz w:val="15"/>
          <w:szCs w:val="15"/>
        </w:rPr>
        <w:t>"</w:t>
      </w:r>
    </w:p>
    <w:p w14:paraId="4B49079B"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BB5B44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4D1E202"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2D834E0"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B71608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790C4C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resource</w:t>
      </w:r>
      <w:r w:rsidRPr="00DC09A5">
        <w:rPr>
          <w:rFonts w:ascii="Menlo" w:hAnsi="Menlo" w:cs="Menlo"/>
          <w:color w:val="D4D4D4"/>
          <w:sz w:val="15"/>
          <w:szCs w:val="15"/>
        </w:rPr>
        <w:t>": {</w:t>
      </w:r>
    </w:p>
    <w:p w14:paraId="67D9E6C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roofErr w:type="spellStart"/>
      <w:r w:rsidRPr="00DC09A5">
        <w:rPr>
          <w:rFonts w:ascii="Menlo" w:hAnsi="Menlo" w:cs="Menlo"/>
          <w:color w:val="9CDCFE"/>
          <w:sz w:val="15"/>
          <w:szCs w:val="15"/>
        </w:rPr>
        <w:t>resourceType</w:t>
      </w:r>
      <w:proofErr w:type="spellEnd"/>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CarePlan</w:t>
      </w:r>
      <w:proofErr w:type="spellEnd"/>
      <w:r w:rsidRPr="00DC09A5">
        <w:rPr>
          <w:rFonts w:ascii="Menlo" w:hAnsi="Menlo" w:cs="Menlo"/>
          <w:color w:val="CE9178"/>
          <w:sz w:val="15"/>
          <w:szCs w:val="15"/>
        </w:rPr>
        <w:t>"</w:t>
      </w:r>
      <w:r w:rsidRPr="00DC09A5">
        <w:rPr>
          <w:rFonts w:ascii="Menlo" w:hAnsi="Menlo" w:cs="Menlo"/>
          <w:color w:val="D4D4D4"/>
          <w:sz w:val="15"/>
          <w:szCs w:val="15"/>
        </w:rPr>
        <w:t>,</w:t>
      </w:r>
    </w:p>
    <w:p w14:paraId="2D781E84"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id</w:t>
      </w:r>
      <w:r w:rsidRPr="00DC09A5">
        <w:rPr>
          <w:rFonts w:ascii="Menlo" w:hAnsi="Menlo" w:cs="Menlo"/>
          <w:color w:val="D4D4D4"/>
          <w:sz w:val="15"/>
          <w:szCs w:val="15"/>
        </w:rPr>
        <w:t xml:space="preserve">": </w:t>
      </w:r>
      <w:r w:rsidRPr="00DC09A5">
        <w:rPr>
          <w:rFonts w:ascii="Menlo" w:hAnsi="Menlo" w:cs="Menlo"/>
          <w:color w:val="CE9178"/>
          <w:sz w:val="15"/>
          <w:szCs w:val="15"/>
        </w:rPr>
        <w:t>"CarePlan3"</w:t>
      </w:r>
      <w:r w:rsidRPr="00DC09A5">
        <w:rPr>
          <w:rFonts w:ascii="Menlo" w:hAnsi="Menlo" w:cs="Menlo"/>
          <w:color w:val="D4D4D4"/>
          <w:sz w:val="15"/>
          <w:szCs w:val="15"/>
        </w:rPr>
        <w:t>,</w:t>
      </w:r>
    </w:p>
    <w:p w14:paraId="743771D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status</w:t>
      </w:r>
      <w:r w:rsidRPr="00DC09A5">
        <w:rPr>
          <w:rFonts w:ascii="Menlo" w:hAnsi="Menlo" w:cs="Menlo"/>
          <w:color w:val="D4D4D4"/>
          <w:sz w:val="15"/>
          <w:szCs w:val="15"/>
        </w:rPr>
        <w:t xml:space="preserve">": </w:t>
      </w:r>
      <w:r w:rsidRPr="00DC09A5">
        <w:rPr>
          <w:rFonts w:ascii="Menlo" w:hAnsi="Menlo" w:cs="Menlo"/>
          <w:color w:val="CE9178"/>
          <w:sz w:val="15"/>
          <w:szCs w:val="15"/>
        </w:rPr>
        <w:t>"active"</w:t>
      </w:r>
      <w:r w:rsidRPr="00DC09A5">
        <w:rPr>
          <w:rFonts w:ascii="Menlo" w:hAnsi="Menlo" w:cs="Menlo"/>
          <w:color w:val="D4D4D4"/>
          <w:sz w:val="15"/>
          <w:szCs w:val="15"/>
        </w:rPr>
        <w:t>,</w:t>
      </w:r>
    </w:p>
    <w:p w14:paraId="0E170E50"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intent</w:t>
      </w:r>
      <w:r w:rsidRPr="00DC09A5">
        <w:rPr>
          <w:rFonts w:ascii="Menlo" w:hAnsi="Menlo" w:cs="Menlo"/>
          <w:color w:val="D4D4D4"/>
          <w:sz w:val="15"/>
          <w:szCs w:val="15"/>
        </w:rPr>
        <w:t xml:space="preserve">": </w:t>
      </w:r>
      <w:r w:rsidRPr="00DC09A5">
        <w:rPr>
          <w:rFonts w:ascii="Menlo" w:hAnsi="Menlo" w:cs="Menlo"/>
          <w:color w:val="CE9178"/>
          <w:sz w:val="15"/>
          <w:szCs w:val="15"/>
        </w:rPr>
        <w:t>"plan"</w:t>
      </w:r>
      <w:r w:rsidRPr="00DC09A5">
        <w:rPr>
          <w:rFonts w:ascii="Menlo" w:hAnsi="Menlo" w:cs="Menlo"/>
          <w:color w:val="D4D4D4"/>
          <w:sz w:val="15"/>
          <w:szCs w:val="15"/>
        </w:rPr>
        <w:t>,</w:t>
      </w:r>
    </w:p>
    <w:p w14:paraId="258CD860"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title</w:t>
      </w:r>
      <w:r w:rsidRPr="00DC09A5">
        <w:rPr>
          <w:rFonts w:ascii="Menlo" w:hAnsi="Menlo" w:cs="Menlo"/>
          <w:color w:val="D4D4D4"/>
          <w:sz w:val="15"/>
          <w:szCs w:val="15"/>
        </w:rPr>
        <w:t xml:space="preserve">": </w:t>
      </w:r>
      <w:r w:rsidRPr="00DC09A5">
        <w:rPr>
          <w:rFonts w:ascii="Menlo" w:hAnsi="Menlo" w:cs="Menlo"/>
          <w:color w:val="CE9178"/>
          <w:sz w:val="15"/>
          <w:szCs w:val="15"/>
        </w:rPr>
        <w:t>"suggested treatments: LABA + LAMA + ICS "</w:t>
      </w:r>
      <w:r w:rsidRPr="00DC09A5">
        <w:rPr>
          <w:rFonts w:ascii="Menlo" w:hAnsi="Menlo" w:cs="Menlo"/>
          <w:color w:val="D4D4D4"/>
          <w:sz w:val="15"/>
          <w:szCs w:val="15"/>
        </w:rPr>
        <w:t>,</w:t>
      </w:r>
    </w:p>
    <w:p w14:paraId="27558F0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subject</w:t>
      </w:r>
      <w:r w:rsidRPr="00DC09A5">
        <w:rPr>
          <w:rFonts w:ascii="Menlo" w:hAnsi="Menlo" w:cs="Menlo"/>
          <w:color w:val="D4D4D4"/>
          <w:sz w:val="15"/>
          <w:szCs w:val="15"/>
        </w:rPr>
        <w:t>": {</w:t>
      </w:r>
    </w:p>
    <w:p w14:paraId="185CC335"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"Patient/1677163"</w:t>
      </w:r>
    </w:p>
    <w:p w14:paraId="39B97C8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BEC252F"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activity</w:t>
      </w:r>
      <w:r w:rsidRPr="00DC09A5">
        <w:rPr>
          <w:rFonts w:ascii="Menlo" w:hAnsi="Menlo" w:cs="Menlo"/>
          <w:color w:val="D4D4D4"/>
          <w:sz w:val="15"/>
          <w:szCs w:val="15"/>
        </w:rPr>
        <w:t>": [</w:t>
      </w:r>
    </w:p>
    <w:p w14:paraId="4D5B4E7F"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2DF307C"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RecCOPD-SmokeThrpyIncPropQolShould</w:t>
      </w:r>
      <w:proofErr w:type="spellEnd"/>
      <w:r w:rsidRPr="00DC09A5">
        <w:rPr>
          <w:rFonts w:ascii="Menlo" w:hAnsi="Menlo" w:cs="Menlo"/>
          <w:color w:val="CE9178"/>
          <w:sz w:val="15"/>
          <w:szCs w:val="15"/>
        </w:rPr>
        <w:t>"</w:t>
      </w:r>
    </w:p>
    <w:p w14:paraId="0753D06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56FB51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19834F35"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"ServiceRequest/</w:t>
      </w:r>
      <w:proofErr w:type="spellStart"/>
      <w:r w:rsidRPr="00DC09A5">
        <w:rPr>
          <w:rFonts w:ascii="Menlo" w:hAnsi="Menlo" w:cs="Menlo"/>
          <w:color w:val="CE9178"/>
          <w:sz w:val="15"/>
          <w:szCs w:val="15"/>
        </w:rPr>
        <w:t>RecCOPD-LngRehabIncPropLngHlthShould</w:t>
      </w:r>
      <w:proofErr w:type="spellEnd"/>
      <w:r w:rsidRPr="00DC09A5">
        <w:rPr>
          <w:rFonts w:ascii="Menlo" w:hAnsi="Menlo" w:cs="Menlo"/>
          <w:color w:val="CE9178"/>
          <w:sz w:val="15"/>
          <w:szCs w:val="15"/>
        </w:rPr>
        <w:t>"</w:t>
      </w:r>
    </w:p>
    <w:p w14:paraId="5D8276E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71183CC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49E1903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RecCOPD-BetaAgonistIncPropRskCrdShouldnot</w:t>
      </w:r>
      <w:proofErr w:type="spellEnd"/>
      <w:r w:rsidRPr="00DC09A5">
        <w:rPr>
          <w:rFonts w:ascii="Menlo" w:hAnsi="Menlo" w:cs="Menlo"/>
          <w:color w:val="CE9178"/>
          <w:sz w:val="15"/>
          <w:szCs w:val="15"/>
        </w:rPr>
        <w:t>"</w:t>
      </w:r>
    </w:p>
    <w:p w14:paraId="6D665EAD"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lastRenderedPageBreak/>
        <w:t xml:space="preserve">                        },</w:t>
      </w:r>
    </w:p>
    <w:p w14:paraId="0B4B04BE"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5801A418"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RecCOPD-FluVacDecPropRskFluShould</w:t>
      </w:r>
      <w:proofErr w:type="spellEnd"/>
      <w:r w:rsidRPr="00DC09A5">
        <w:rPr>
          <w:rFonts w:ascii="Menlo" w:hAnsi="Menlo" w:cs="Menlo"/>
          <w:color w:val="CE9178"/>
          <w:sz w:val="15"/>
          <w:szCs w:val="15"/>
        </w:rPr>
        <w:t>"</w:t>
      </w:r>
    </w:p>
    <w:p w14:paraId="520119F7"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0F4DEC21"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B6867D5"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r w:rsidRPr="00DC09A5">
        <w:rPr>
          <w:rFonts w:ascii="Menlo" w:hAnsi="Menlo" w:cs="Menlo"/>
          <w:color w:val="9CDCFE"/>
          <w:sz w:val="15"/>
          <w:szCs w:val="15"/>
        </w:rPr>
        <w:t>reference</w:t>
      </w:r>
      <w:r w:rsidRPr="00DC09A5">
        <w:rPr>
          <w:rFonts w:ascii="Menlo" w:hAnsi="Menlo" w:cs="Menlo"/>
          <w:color w:val="D4D4D4"/>
          <w:sz w:val="15"/>
          <w:szCs w:val="15"/>
        </w:rPr>
        <w:t xml:space="preserve">": </w:t>
      </w:r>
      <w:r w:rsidRPr="00DC09A5">
        <w:rPr>
          <w:rFonts w:ascii="Menlo" w:hAnsi="Menlo" w:cs="Menlo"/>
          <w:color w:val="CE9178"/>
          <w:sz w:val="15"/>
          <w:szCs w:val="15"/>
        </w:rPr>
        <w:t>"</w:t>
      </w:r>
      <w:proofErr w:type="spellStart"/>
      <w:r w:rsidRPr="00DC09A5">
        <w:rPr>
          <w:rFonts w:ascii="Menlo" w:hAnsi="Menlo" w:cs="Menlo"/>
          <w:color w:val="CE9178"/>
          <w:sz w:val="15"/>
          <w:szCs w:val="15"/>
        </w:rPr>
        <w:t>MedicationRequest</w:t>
      </w:r>
      <w:proofErr w:type="spellEnd"/>
      <w:r w:rsidRPr="00DC09A5">
        <w:rPr>
          <w:rFonts w:ascii="Menlo" w:hAnsi="Menlo" w:cs="Menlo"/>
          <w:color w:val="CE9178"/>
          <w:sz w:val="15"/>
          <w:szCs w:val="15"/>
        </w:rPr>
        <w:t>/</w:t>
      </w:r>
      <w:proofErr w:type="spellStart"/>
      <w:r w:rsidRPr="00DC09A5">
        <w:rPr>
          <w:rFonts w:ascii="Menlo" w:hAnsi="Menlo" w:cs="Menlo"/>
          <w:color w:val="CE9178"/>
          <w:sz w:val="15"/>
          <w:szCs w:val="15"/>
        </w:rPr>
        <w:t>RecCOPD-LabaLamaIcsDecVerySevPropAlsShould</w:t>
      </w:r>
      <w:proofErr w:type="spellEnd"/>
      <w:r w:rsidRPr="00DC09A5">
        <w:rPr>
          <w:rFonts w:ascii="Menlo" w:hAnsi="Menlo" w:cs="Menlo"/>
          <w:color w:val="CE9178"/>
          <w:sz w:val="15"/>
          <w:szCs w:val="15"/>
        </w:rPr>
        <w:t>"</w:t>
      </w:r>
    </w:p>
    <w:p w14:paraId="2F6438E9"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32E81704"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0CC7BC2A"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658A4436" w14:textId="77777777" w:rsidR="00DC09A5" w:rsidRPr="00DC09A5" w:rsidRDefault="00DC09A5" w:rsidP="00DC09A5">
      <w:pPr>
        <w:shd w:val="clear" w:color="auto" w:fill="1E1E1E"/>
        <w:rPr>
          <w:rFonts w:ascii="Menlo" w:hAnsi="Menlo" w:cs="Menlo"/>
          <w:color w:val="D4D4D4"/>
          <w:sz w:val="15"/>
          <w:szCs w:val="15"/>
        </w:rPr>
      </w:pPr>
      <w:r w:rsidRPr="00DC09A5">
        <w:rPr>
          <w:rFonts w:ascii="Menlo" w:hAnsi="Menlo" w:cs="Menlo"/>
          <w:color w:val="D4D4D4"/>
          <w:sz w:val="15"/>
          <w:szCs w:val="15"/>
        </w:rPr>
        <w:t xml:space="preserve">                  }</w:t>
      </w:r>
    </w:p>
    <w:p w14:paraId="74E3BD59" w14:textId="7DDBE1C4" w:rsidR="00DC09A5" w:rsidRDefault="00E54064" w:rsidP="005E1CA7">
      <w:pPr>
        <w:rPr>
          <w:lang w:eastAsia="en-US"/>
        </w:rPr>
      </w:pPr>
      <w:r>
        <w:rPr>
          <w:lang w:eastAsia="en-US"/>
        </w:rPr>
        <w:t xml:space="preserve">For each of the </w:t>
      </w:r>
      <w:proofErr w:type="spellStart"/>
      <w:r>
        <w:rPr>
          <w:lang w:eastAsia="en-US"/>
        </w:rPr>
        <w:t>carePlan</w:t>
      </w:r>
      <w:proofErr w:type="spellEnd"/>
      <w:r>
        <w:rPr>
          <w:lang w:eastAsia="en-US"/>
        </w:rPr>
        <w:t xml:space="preserve"> instances, the main COPD drug type or drug type combination</w:t>
      </w:r>
      <w:r w:rsidR="00555B28">
        <w:rPr>
          <w:lang w:eastAsia="en-US"/>
        </w:rPr>
        <w:t xml:space="preserve"> has been identified and added as part of the title, for a quick reference </w:t>
      </w:r>
      <w:r w:rsidR="00AD3AB6">
        <w:rPr>
          <w:lang w:eastAsia="en-US"/>
        </w:rPr>
        <w:t xml:space="preserve">for the user to view. Observe that the </w:t>
      </w:r>
      <w:proofErr w:type="spellStart"/>
      <w:r w:rsidR="00AD3AB6">
        <w:rPr>
          <w:lang w:eastAsia="en-US"/>
        </w:rPr>
        <w:t>carePlan</w:t>
      </w:r>
      <w:proofErr w:type="spellEnd"/>
      <w:r w:rsidR="00AD3AB6">
        <w:rPr>
          <w:lang w:eastAsia="en-US"/>
        </w:rPr>
        <w:t xml:space="preserve"> instance is simply a collection of references to </w:t>
      </w:r>
      <w:r w:rsidR="008608E3">
        <w:rPr>
          <w:lang w:eastAsia="en-US"/>
        </w:rPr>
        <w:t xml:space="preserve">FHIR </w:t>
      </w:r>
      <w:proofErr w:type="spellStart"/>
      <w:r w:rsidR="008608E3">
        <w:rPr>
          <w:lang w:eastAsia="en-US"/>
        </w:rPr>
        <w:t>MedicationRequest</w:t>
      </w:r>
      <w:proofErr w:type="spellEnd"/>
      <w:r w:rsidR="008608E3">
        <w:rPr>
          <w:lang w:eastAsia="en-US"/>
        </w:rPr>
        <w:t xml:space="preserve"> and ServiceRequest instances that have been introduced above</w:t>
      </w:r>
      <w:r w:rsidR="00CD0A56">
        <w:rPr>
          <w:lang w:eastAsia="en-US"/>
        </w:rPr>
        <w:t xml:space="preserve">. The </w:t>
      </w:r>
      <w:proofErr w:type="spellStart"/>
      <w:r w:rsidR="00CD0A56">
        <w:rPr>
          <w:lang w:eastAsia="en-US"/>
        </w:rPr>
        <w:t>carePlan</w:t>
      </w:r>
      <w:proofErr w:type="spellEnd"/>
      <w:r w:rsidR="00CD0A56">
        <w:rPr>
          <w:lang w:eastAsia="en-US"/>
        </w:rPr>
        <w:t xml:space="preserve"> resource is the</w:t>
      </w:r>
      <w:r w:rsidR="00295D32">
        <w:rPr>
          <w:lang w:eastAsia="en-US"/>
        </w:rPr>
        <w:t xml:space="preserve"> entry point for the graphical user interface to display information relevant to the current patient and the management of their COPD symptoms.</w:t>
      </w:r>
    </w:p>
    <w:p w14:paraId="7771228C" w14:textId="77777777" w:rsidR="00295D32" w:rsidRPr="005E1CA7" w:rsidRDefault="00295D32" w:rsidP="005E1CA7">
      <w:pPr>
        <w:rPr>
          <w:lang w:eastAsia="en-US"/>
        </w:rPr>
      </w:pPr>
    </w:p>
    <w:sectPr w:rsidR="00295D32" w:rsidRPr="005E1C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594D"/>
    <w:multiLevelType w:val="hybridMultilevel"/>
    <w:tmpl w:val="6FB62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500E3"/>
    <w:multiLevelType w:val="hybridMultilevel"/>
    <w:tmpl w:val="8BFCA81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752667E"/>
    <w:multiLevelType w:val="hybridMultilevel"/>
    <w:tmpl w:val="6AF21F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B4A0E"/>
    <w:multiLevelType w:val="hybridMultilevel"/>
    <w:tmpl w:val="771A7A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D13ED7"/>
    <w:multiLevelType w:val="hybridMultilevel"/>
    <w:tmpl w:val="09C65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F345A9"/>
    <w:multiLevelType w:val="hybridMultilevel"/>
    <w:tmpl w:val="513245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BD95D96"/>
    <w:multiLevelType w:val="hybridMultilevel"/>
    <w:tmpl w:val="085CEEE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3B975724"/>
    <w:multiLevelType w:val="hybridMultilevel"/>
    <w:tmpl w:val="72D86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C8094A"/>
    <w:multiLevelType w:val="hybridMultilevel"/>
    <w:tmpl w:val="F4F884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69074C"/>
    <w:multiLevelType w:val="hybridMultilevel"/>
    <w:tmpl w:val="202A3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79445C"/>
    <w:multiLevelType w:val="hybridMultilevel"/>
    <w:tmpl w:val="A3D6E5E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456606496">
    <w:abstractNumId w:val="4"/>
  </w:num>
  <w:num w:numId="2" w16cid:durableId="635337746">
    <w:abstractNumId w:val="0"/>
  </w:num>
  <w:num w:numId="3" w16cid:durableId="457140281">
    <w:abstractNumId w:val="2"/>
  </w:num>
  <w:num w:numId="4" w16cid:durableId="631136000">
    <w:abstractNumId w:val="8"/>
  </w:num>
  <w:num w:numId="5" w16cid:durableId="774134267">
    <w:abstractNumId w:val="6"/>
  </w:num>
  <w:num w:numId="6" w16cid:durableId="1165783126">
    <w:abstractNumId w:val="10"/>
  </w:num>
  <w:num w:numId="7" w16cid:durableId="162015242">
    <w:abstractNumId w:val="9"/>
  </w:num>
  <w:num w:numId="8" w16cid:durableId="465591186">
    <w:abstractNumId w:val="7"/>
  </w:num>
  <w:num w:numId="9" w16cid:durableId="62290375">
    <w:abstractNumId w:val="3"/>
  </w:num>
  <w:num w:numId="10" w16cid:durableId="1432700088">
    <w:abstractNumId w:val="1"/>
  </w:num>
  <w:num w:numId="11" w16cid:durableId="2563931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us Dominguez Alvarez">
    <w15:presenceInfo w15:providerId="AD" w15:userId="S::k1214757@kcl.ac.uk::358a65fc-7410-4eeb-af0c-72050a4ae9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F3"/>
    <w:rsid w:val="0000755D"/>
    <w:rsid w:val="00016EA6"/>
    <w:rsid w:val="00020620"/>
    <w:rsid w:val="00021ECE"/>
    <w:rsid w:val="00023EBE"/>
    <w:rsid w:val="00027F07"/>
    <w:rsid w:val="00030B60"/>
    <w:rsid w:val="00031EC0"/>
    <w:rsid w:val="00044F97"/>
    <w:rsid w:val="00061306"/>
    <w:rsid w:val="00061B05"/>
    <w:rsid w:val="00061FCB"/>
    <w:rsid w:val="0006433D"/>
    <w:rsid w:val="0006501E"/>
    <w:rsid w:val="00065876"/>
    <w:rsid w:val="000754D8"/>
    <w:rsid w:val="000769AC"/>
    <w:rsid w:val="00077767"/>
    <w:rsid w:val="00081615"/>
    <w:rsid w:val="00085797"/>
    <w:rsid w:val="000911FE"/>
    <w:rsid w:val="0009133A"/>
    <w:rsid w:val="000A00B0"/>
    <w:rsid w:val="000A0E91"/>
    <w:rsid w:val="000A5BC7"/>
    <w:rsid w:val="000A651B"/>
    <w:rsid w:val="000B4F30"/>
    <w:rsid w:val="000B5950"/>
    <w:rsid w:val="000C1EA9"/>
    <w:rsid w:val="000C5830"/>
    <w:rsid w:val="000D7C93"/>
    <w:rsid w:val="000E02C6"/>
    <w:rsid w:val="000E426A"/>
    <w:rsid w:val="000F0F68"/>
    <w:rsid w:val="000F32EA"/>
    <w:rsid w:val="000F5B06"/>
    <w:rsid w:val="00107E3F"/>
    <w:rsid w:val="001102FF"/>
    <w:rsid w:val="00113BE0"/>
    <w:rsid w:val="00121B1A"/>
    <w:rsid w:val="001376D2"/>
    <w:rsid w:val="00142156"/>
    <w:rsid w:val="00145EB8"/>
    <w:rsid w:val="00151F74"/>
    <w:rsid w:val="0015239B"/>
    <w:rsid w:val="00155A8F"/>
    <w:rsid w:val="001563C7"/>
    <w:rsid w:val="00160BC4"/>
    <w:rsid w:val="0016238F"/>
    <w:rsid w:val="00162FD7"/>
    <w:rsid w:val="0016325F"/>
    <w:rsid w:val="001642EE"/>
    <w:rsid w:val="001661F8"/>
    <w:rsid w:val="00167335"/>
    <w:rsid w:val="00167A56"/>
    <w:rsid w:val="00167BF3"/>
    <w:rsid w:val="00171E41"/>
    <w:rsid w:val="00174A3A"/>
    <w:rsid w:val="001767C9"/>
    <w:rsid w:val="00177BC5"/>
    <w:rsid w:val="001806B7"/>
    <w:rsid w:val="00180EEB"/>
    <w:rsid w:val="0018181A"/>
    <w:rsid w:val="00182F8B"/>
    <w:rsid w:val="0018419D"/>
    <w:rsid w:val="00185DA0"/>
    <w:rsid w:val="00186E45"/>
    <w:rsid w:val="00190755"/>
    <w:rsid w:val="001A1C13"/>
    <w:rsid w:val="001B2958"/>
    <w:rsid w:val="001B345F"/>
    <w:rsid w:val="001B436F"/>
    <w:rsid w:val="001B4AC5"/>
    <w:rsid w:val="001B573D"/>
    <w:rsid w:val="001B6DC2"/>
    <w:rsid w:val="001C3094"/>
    <w:rsid w:val="001C4031"/>
    <w:rsid w:val="001D3172"/>
    <w:rsid w:val="001D38F6"/>
    <w:rsid w:val="001D5A47"/>
    <w:rsid w:val="001D7289"/>
    <w:rsid w:val="001E503B"/>
    <w:rsid w:val="001F1D22"/>
    <w:rsid w:val="001F2641"/>
    <w:rsid w:val="001F794B"/>
    <w:rsid w:val="00202A3A"/>
    <w:rsid w:val="00203767"/>
    <w:rsid w:val="002053DE"/>
    <w:rsid w:val="0020685F"/>
    <w:rsid w:val="00207BB9"/>
    <w:rsid w:val="0021162A"/>
    <w:rsid w:val="00214E97"/>
    <w:rsid w:val="00216B78"/>
    <w:rsid w:val="00222198"/>
    <w:rsid w:val="0022227C"/>
    <w:rsid w:val="00225088"/>
    <w:rsid w:val="00227AC9"/>
    <w:rsid w:val="00237913"/>
    <w:rsid w:val="00237FFD"/>
    <w:rsid w:val="00240418"/>
    <w:rsid w:val="0024197B"/>
    <w:rsid w:val="00244961"/>
    <w:rsid w:val="00245BF4"/>
    <w:rsid w:val="00246CA4"/>
    <w:rsid w:val="00247DF5"/>
    <w:rsid w:val="0025009D"/>
    <w:rsid w:val="00251B8C"/>
    <w:rsid w:val="002540DE"/>
    <w:rsid w:val="00256817"/>
    <w:rsid w:val="00256D34"/>
    <w:rsid w:val="00263181"/>
    <w:rsid w:val="00265001"/>
    <w:rsid w:val="002672DF"/>
    <w:rsid w:val="00267AE1"/>
    <w:rsid w:val="0027184E"/>
    <w:rsid w:val="00284291"/>
    <w:rsid w:val="00285F87"/>
    <w:rsid w:val="00291F0A"/>
    <w:rsid w:val="00295D32"/>
    <w:rsid w:val="002975BC"/>
    <w:rsid w:val="002A4EF6"/>
    <w:rsid w:val="002B3847"/>
    <w:rsid w:val="002B3984"/>
    <w:rsid w:val="002C008F"/>
    <w:rsid w:val="002C1731"/>
    <w:rsid w:val="002C3489"/>
    <w:rsid w:val="002C71F3"/>
    <w:rsid w:val="002D1C18"/>
    <w:rsid w:val="002D37DF"/>
    <w:rsid w:val="002D5CB5"/>
    <w:rsid w:val="002E5D5C"/>
    <w:rsid w:val="002E7A6A"/>
    <w:rsid w:val="002F01F3"/>
    <w:rsid w:val="002F33BA"/>
    <w:rsid w:val="00305B2A"/>
    <w:rsid w:val="00306F5D"/>
    <w:rsid w:val="003070D3"/>
    <w:rsid w:val="003076E9"/>
    <w:rsid w:val="00310B5E"/>
    <w:rsid w:val="00311792"/>
    <w:rsid w:val="003146E0"/>
    <w:rsid w:val="0031692B"/>
    <w:rsid w:val="00321B38"/>
    <w:rsid w:val="00322403"/>
    <w:rsid w:val="003230EA"/>
    <w:rsid w:val="0033285C"/>
    <w:rsid w:val="003357E8"/>
    <w:rsid w:val="00341C55"/>
    <w:rsid w:val="00344F74"/>
    <w:rsid w:val="00345E2E"/>
    <w:rsid w:val="00350613"/>
    <w:rsid w:val="00350D84"/>
    <w:rsid w:val="0035211A"/>
    <w:rsid w:val="00355CFE"/>
    <w:rsid w:val="00355EB0"/>
    <w:rsid w:val="0036385D"/>
    <w:rsid w:val="00363F7E"/>
    <w:rsid w:val="00364518"/>
    <w:rsid w:val="003664DE"/>
    <w:rsid w:val="00366E70"/>
    <w:rsid w:val="00371243"/>
    <w:rsid w:val="00377024"/>
    <w:rsid w:val="00380E8E"/>
    <w:rsid w:val="00382F61"/>
    <w:rsid w:val="0038352B"/>
    <w:rsid w:val="00383CFE"/>
    <w:rsid w:val="00385019"/>
    <w:rsid w:val="00393486"/>
    <w:rsid w:val="00393DFA"/>
    <w:rsid w:val="003976F0"/>
    <w:rsid w:val="003A1798"/>
    <w:rsid w:val="003A1AB3"/>
    <w:rsid w:val="003A50A8"/>
    <w:rsid w:val="003A627B"/>
    <w:rsid w:val="003B05CA"/>
    <w:rsid w:val="003B31A1"/>
    <w:rsid w:val="003B78AE"/>
    <w:rsid w:val="003C0205"/>
    <w:rsid w:val="003C03F8"/>
    <w:rsid w:val="003C27D1"/>
    <w:rsid w:val="003C2C3E"/>
    <w:rsid w:val="003D3C36"/>
    <w:rsid w:val="003D48A8"/>
    <w:rsid w:val="003D572B"/>
    <w:rsid w:val="003D7960"/>
    <w:rsid w:val="003D7EFA"/>
    <w:rsid w:val="003E5FBA"/>
    <w:rsid w:val="003E6CCA"/>
    <w:rsid w:val="003E6E69"/>
    <w:rsid w:val="003F2B38"/>
    <w:rsid w:val="003F442A"/>
    <w:rsid w:val="00404805"/>
    <w:rsid w:val="00405AAC"/>
    <w:rsid w:val="00410E1D"/>
    <w:rsid w:val="00413795"/>
    <w:rsid w:val="00414628"/>
    <w:rsid w:val="004154E7"/>
    <w:rsid w:val="00415BB8"/>
    <w:rsid w:val="00417835"/>
    <w:rsid w:val="0042456F"/>
    <w:rsid w:val="00424CDA"/>
    <w:rsid w:val="00426FFF"/>
    <w:rsid w:val="00431855"/>
    <w:rsid w:val="00435C8C"/>
    <w:rsid w:val="00436781"/>
    <w:rsid w:val="00436C39"/>
    <w:rsid w:val="0044432E"/>
    <w:rsid w:val="00446BA8"/>
    <w:rsid w:val="00447166"/>
    <w:rsid w:val="00447252"/>
    <w:rsid w:val="004536B9"/>
    <w:rsid w:val="004548F4"/>
    <w:rsid w:val="004561E0"/>
    <w:rsid w:val="0045789D"/>
    <w:rsid w:val="00461D5A"/>
    <w:rsid w:val="004620D3"/>
    <w:rsid w:val="004657B5"/>
    <w:rsid w:val="00467E00"/>
    <w:rsid w:val="00470006"/>
    <w:rsid w:val="004722A5"/>
    <w:rsid w:val="00474584"/>
    <w:rsid w:val="004756EF"/>
    <w:rsid w:val="00475BA5"/>
    <w:rsid w:val="00475E22"/>
    <w:rsid w:val="00477F7B"/>
    <w:rsid w:val="00480FFF"/>
    <w:rsid w:val="0048137A"/>
    <w:rsid w:val="00494186"/>
    <w:rsid w:val="00494F70"/>
    <w:rsid w:val="004957C8"/>
    <w:rsid w:val="00496F9A"/>
    <w:rsid w:val="00497813"/>
    <w:rsid w:val="004B034C"/>
    <w:rsid w:val="004B10D7"/>
    <w:rsid w:val="004B1E62"/>
    <w:rsid w:val="004C1ED8"/>
    <w:rsid w:val="004C3244"/>
    <w:rsid w:val="004C329C"/>
    <w:rsid w:val="004C427A"/>
    <w:rsid w:val="004D095B"/>
    <w:rsid w:val="004D7980"/>
    <w:rsid w:val="004E0271"/>
    <w:rsid w:val="004E0723"/>
    <w:rsid w:val="004E2656"/>
    <w:rsid w:val="004E5115"/>
    <w:rsid w:val="004F2862"/>
    <w:rsid w:val="004F4DD6"/>
    <w:rsid w:val="004F7C8E"/>
    <w:rsid w:val="00500905"/>
    <w:rsid w:val="00503EE0"/>
    <w:rsid w:val="005047C4"/>
    <w:rsid w:val="00506EB9"/>
    <w:rsid w:val="00506F30"/>
    <w:rsid w:val="00513864"/>
    <w:rsid w:val="005179F3"/>
    <w:rsid w:val="00517A1B"/>
    <w:rsid w:val="00520524"/>
    <w:rsid w:val="00522B1F"/>
    <w:rsid w:val="00526A8C"/>
    <w:rsid w:val="00527D27"/>
    <w:rsid w:val="005332BF"/>
    <w:rsid w:val="00536D3B"/>
    <w:rsid w:val="00544B5B"/>
    <w:rsid w:val="00550F7F"/>
    <w:rsid w:val="00551FAB"/>
    <w:rsid w:val="005555A6"/>
    <w:rsid w:val="00555B28"/>
    <w:rsid w:val="00561416"/>
    <w:rsid w:val="00575FD6"/>
    <w:rsid w:val="005761BD"/>
    <w:rsid w:val="00577C66"/>
    <w:rsid w:val="0058431B"/>
    <w:rsid w:val="00585531"/>
    <w:rsid w:val="005859AE"/>
    <w:rsid w:val="00591292"/>
    <w:rsid w:val="005A0232"/>
    <w:rsid w:val="005A6C78"/>
    <w:rsid w:val="005A76E9"/>
    <w:rsid w:val="005B2B52"/>
    <w:rsid w:val="005B3F0F"/>
    <w:rsid w:val="005B42B6"/>
    <w:rsid w:val="005B5154"/>
    <w:rsid w:val="005C026D"/>
    <w:rsid w:val="005C4D8E"/>
    <w:rsid w:val="005D1535"/>
    <w:rsid w:val="005D2733"/>
    <w:rsid w:val="005D586F"/>
    <w:rsid w:val="005E1CA7"/>
    <w:rsid w:val="005E66B9"/>
    <w:rsid w:val="005F046B"/>
    <w:rsid w:val="005F321C"/>
    <w:rsid w:val="005F4F27"/>
    <w:rsid w:val="005F720B"/>
    <w:rsid w:val="006017F6"/>
    <w:rsid w:val="0060532F"/>
    <w:rsid w:val="00611958"/>
    <w:rsid w:val="00614667"/>
    <w:rsid w:val="0061550D"/>
    <w:rsid w:val="006167EF"/>
    <w:rsid w:val="00617304"/>
    <w:rsid w:val="00632E62"/>
    <w:rsid w:val="00633186"/>
    <w:rsid w:val="00634935"/>
    <w:rsid w:val="00634F60"/>
    <w:rsid w:val="00635AD2"/>
    <w:rsid w:val="006365D0"/>
    <w:rsid w:val="0063677E"/>
    <w:rsid w:val="006379C5"/>
    <w:rsid w:val="00641012"/>
    <w:rsid w:val="0064278E"/>
    <w:rsid w:val="00650317"/>
    <w:rsid w:val="006506BA"/>
    <w:rsid w:val="006555A4"/>
    <w:rsid w:val="00655ACF"/>
    <w:rsid w:val="00657BFE"/>
    <w:rsid w:val="006624D7"/>
    <w:rsid w:val="00662E21"/>
    <w:rsid w:val="00663FE5"/>
    <w:rsid w:val="00665006"/>
    <w:rsid w:val="006658B4"/>
    <w:rsid w:val="00667D8F"/>
    <w:rsid w:val="00675F30"/>
    <w:rsid w:val="006838DD"/>
    <w:rsid w:val="00687B81"/>
    <w:rsid w:val="006902A0"/>
    <w:rsid w:val="0069281D"/>
    <w:rsid w:val="006A2503"/>
    <w:rsid w:val="006A6B6D"/>
    <w:rsid w:val="006B1169"/>
    <w:rsid w:val="006B124C"/>
    <w:rsid w:val="006B2981"/>
    <w:rsid w:val="006B61C3"/>
    <w:rsid w:val="006B6E0D"/>
    <w:rsid w:val="006C281C"/>
    <w:rsid w:val="006C4746"/>
    <w:rsid w:val="006D22B5"/>
    <w:rsid w:val="006D23BF"/>
    <w:rsid w:val="006D59C3"/>
    <w:rsid w:val="006D65F7"/>
    <w:rsid w:val="006D7C7B"/>
    <w:rsid w:val="006E2D71"/>
    <w:rsid w:val="006E3522"/>
    <w:rsid w:val="006F07B5"/>
    <w:rsid w:val="006F6D62"/>
    <w:rsid w:val="00701A72"/>
    <w:rsid w:val="00703CEC"/>
    <w:rsid w:val="00705BF0"/>
    <w:rsid w:val="00713D0D"/>
    <w:rsid w:val="007141A0"/>
    <w:rsid w:val="00714960"/>
    <w:rsid w:val="00716084"/>
    <w:rsid w:val="00721D1C"/>
    <w:rsid w:val="00724A9C"/>
    <w:rsid w:val="00730C0B"/>
    <w:rsid w:val="007342AA"/>
    <w:rsid w:val="00735636"/>
    <w:rsid w:val="00737BDE"/>
    <w:rsid w:val="00737D82"/>
    <w:rsid w:val="00741819"/>
    <w:rsid w:val="00741B9C"/>
    <w:rsid w:val="0075075C"/>
    <w:rsid w:val="00755829"/>
    <w:rsid w:val="0075696F"/>
    <w:rsid w:val="00756CA9"/>
    <w:rsid w:val="00756D9A"/>
    <w:rsid w:val="00757421"/>
    <w:rsid w:val="00760313"/>
    <w:rsid w:val="0076223A"/>
    <w:rsid w:val="00764441"/>
    <w:rsid w:val="0076769D"/>
    <w:rsid w:val="007742A4"/>
    <w:rsid w:val="0077570C"/>
    <w:rsid w:val="00775897"/>
    <w:rsid w:val="00776271"/>
    <w:rsid w:val="00777BCF"/>
    <w:rsid w:val="00782002"/>
    <w:rsid w:val="00785FA4"/>
    <w:rsid w:val="0079075D"/>
    <w:rsid w:val="00791E01"/>
    <w:rsid w:val="00794F23"/>
    <w:rsid w:val="007968B9"/>
    <w:rsid w:val="00797D2E"/>
    <w:rsid w:val="00797E6A"/>
    <w:rsid w:val="007A4A77"/>
    <w:rsid w:val="007A50DC"/>
    <w:rsid w:val="007A5CAB"/>
    <w:rsid w:val="007B3B7A"/>
    <w:rsid w:val="007B59DA"/>
    <w:rsid w:val="007B68B1"/>
    <w:rsid w:val="007C486C"/>
    <w:rsid w:val="007C50EF"/>
    <w:rsid w:val="007C78F8"/>
    <w:rsid w:val="007D19DA"/>
    <w:rsid w:val="007D24D3"/>
    <w:rsid w:val="007D42A6"/>
    <w:rsid w:val="007D6842"/>
    <w:rsid w:val="007D76D3"/>
    <w:rsid w:val="007E0D68"/>
    <w:rsid w:val="007E1D9C"/>
    <w:rsid w:val="007E4670"/>
    <w:rsid w:val="007E56AA"/>
    <w:rsid w:val="007E7CAE"/>
    <w:rsid w:val="007F7976"/>
    <w:rsid w:val="00810D3B"/>
    <w:rsid w:val="008143DC"/>
    <w:rsid w:val="00822283"/>
    <w:rsid w:val="00824D44"/>
    <w:rsid w:val="008266AE"/>
    <w:rsid w:val="00826BFA"/>
    <w:rsid w:val="00831C83"/>
    <w:rsid w:val="00836C4B"/>
    <w:rsid w:val="00837D4F"/>
    <w:rsid w:val="008444A4"/>
    <w:rsid w:val="008608E3"/>
    <w:rsid w:val="008679F7"/>
    <w:rsid w:val="00870AE9"/>
    <w:rsid w:val="008736ED"/>
    <w:rsid w:val="00873DC9"/>
    <w:rsid w:val="00874401"/>
    <w:rsid w:val="00877B00"/>
    <w:rsid w:val="00883805"/>
    <w:rsid w:val="00884C32"/>
    <w:rsid w:val="00885583"/>
    <w:rsid w:val="00886DA9"/>
    <w:rsid w:val="00887C36"/>
    <w:rsid w:val="0089106F"/>
    <w:rsid w:val="008937A0"/>
    <w:rsid w:val="008A2653"/>
    <w:rsid w:val="008A2FE5"/>
    <w:rsid w:val="008A3978"/>
    <w:rsid w:val="008A509A"/>
    <w:rsid w:val="008A71DC"/>
    <w:rsid w:val="008B1467"/>
    <w:rsid w:val="008B22B3"/>
    <w:rsid w:val="008B5817"/>
    <w:rsid w:val="008C233E"/>
    <w:rsid w:val="008C2EC9"/>
    <w:rsid w:val="008C59F0"/>
    <w:rsid w:val="008C778F"/>
    <w:rsid w:val="008D028E"/>
    <w:rsid w:val="008D2415"/>
    <w:rsid w:val="008D6300"/>
    <w:rsid w:val="008E00F6"/>
    <w:rsid w:val="008E04CC"/>
    <w:rsid w:val="008E58D0"/>
    <w:rsid w:val="008F1D72"/>
    <w:rsid w:val="008F542D"/>
    <w:rsid w:val="008F5F2D"/>
    <w:rsid w:val="008F6C5A"/>
    <w:rsid w:val="00900DD0"/>
    <w:rsid w:val="00903767"/>
    <w:rsid w:val="009248E8"/>
    <w:rsid w:val="00926882"/>
    <w:rsid w:val="00926903"/>
    <w:rsid w:val="00926B78"/>
    <w:rsid w:val="00936840"/>
    <w:rsid w:val="00936CA2"/>
    <w:rsid w:val="00940C23"/>
    <w:rsid w:val="00943D41"/>
    <w:rsid w:val="00944127"/>
    <w:rsid w:val="00944C3C"/>
    <w:rsid w:val="00945031"/>
    <w:rsid w:val="00946A49"/>
    <w:rsid w:val="00946DC7"/>
    <w:rsid w:val="00951138"/>
    <w:rsid w:val="009527CC"/>
    <w:rsid w:val="00953D3A"/>
    <w:rsid w:val="00954C05"/>
    <w:rsid w:val="00961DAC"/>
    <w:rsid w:val="00967218"/>
    <w:rsid w:val="00971713"/>
    <w:rsid w:val="00975EB6"/>
    <w:rsid w:val="009805FB"/>
    <w:rsid w:val="00980D48"/>
    <w:rsid w:val="009812E0"/>
    <w:rsid w:val="00985FB9"/>
    <w:rsid w:val="00987538"/>
    <w:rsid w:val="009907BC"/>
    <w:rsid w:val="00990C1A"/>
    <w:rsid w:val="00990C6F"/>
    <w:rsid w:val="009911F7"/>
    <w:rsid w:val="00994115"/>
    <w:rsid w:val="009A02A4"/>
    <w:rsid w:val="009A0736"/>
    <w:rsid w:val="009A220B"/>
    <w:rsid w:val="009A6C20"/>
    <w:rsid w:val="009B58E1"/>
    <w:rsid w:val="009C325B"/>
    <w:rsid w:val="009D00B5"/>
    <w:rsid w:val="009D3AFE"/>
    <w:rsid w:val="009E0F1C"/>
    <w:rsid w:val="009E376D"/>
    <w:rsid w:val="009E7540"/>
    <w:rsid w:val="009F3063"/>
    <w:rsid w:val="009F6C19"/>
    <w:rsid w:val="00A0522B"/>
    <w:rsid w:val="00A05D7E"/>
    <w:rsid w:val="00A102AD"/>
    <w:rsid w:val="00A13A7D"/>
    <w:rsid w:val="00A13B45"/>
    <w:rsid w:val="00A16757"/>
    <w:rsid w:val="00A16ABA"/>
    <w:rsid w:val="00A16B0A"/>
    <w:rsid w:val="00A23165"/>
    <w:rsid w:val="00A236B4"/>
    <w:rsid w:val="00A24515"/>
    <w:rsid w:val="00A24EAF"/>
    <w:rsid w:val="00A33959"/>
    <w:rsid w:val="00A35407"/>
    <w:rsid w:val="00A35FA7"/>
    <w:rsid w:val="00A3702B"/>
    <w:rsid w:val="00A37384"/>
    <w:rsid w:val="00A37BB3"/>
    <w:rsid w:val="00A515C1"/>
    <w:rsid w:val="00A53D9D"/>
    <w:rsid w:val="00A55355"/>
    <w:rsid w:val="00A55C52"/>
    <w:rsid w:val="00A579E1"/>
    <w:rsid w:val="00A57F97"/>
    <w:rsid w:val="00A62B7B"/>
    <w:rsid w:val="00A62D4E"/>
    <w:rsid w:val="00A77C15"/>
    <w:rsid w:val="00A81A76"/>
    <w:rsid w:val="00A9037F"/>
    <w:rsid w:val="00A91FDD"/>
    <w:rsid w:val="00A9419D"/>
    <w:rsid w:val="00AA07B1"/>
    <w:rsid w:val="00AA1276"/>
    <w:rsid w:val="00AA2F24"/>
    <w:rsid w:val="00AA32C5"/>
    <w:rsid w:val="00AA3318"/>
    <w:rsid w:val="00AA7EDB"/>
    <w:rsid w:val="00AB0472"/>
    <w:rsid w:val="00AB3E9F"/>
    <w:rsid w:val="00AB624E"/>
    <w:rsid w:val="00AB6F54"/>
    <w:rsid w:val="00AC178A"/>
    <w:rsid w:val="00AC4EEF"/>
    <w:rsid w:val="00AC629A"/>
    <w:rsid w:val="00AD0EA2"/>
    <w:rsid w:val="00AD3AB6"/>
    <w:rsid w:val="00AE15BF"/>
    <w:rsid w:val="00AE2D2F"/>
    <w:rsid w:val="00AE39D2"/>
    <w:rsid w:val="00AF0B31"/>
    <w:rsid w:val="00AF0E27"/>
    <w:rsid w:val="00AF0EFC"/>
    <w:rsid w:val="00AF1594"/>
    <w:rsid w:val="00AF2560"/>
    <w:rsid w:val="00AF3D20"/>
    <w:rsid w:val="00B01D5F"/>
    <w:rsid w:val="00B030E4"/>
    <w:rsid w:val="00B04B60"/>
    <w:rsid w:val="00B06360"/>
    <w:rsid w:val="00B10ABE"/>
    <w:rsid w:val="00B14CDA"/>
    <w:rsid w:val="00B158DD"/>
    <w:rsid w:val="00B161E1"/>
    <w:rsid w:val="00B16AEA"/>
    <w:rsid w:val="00B21675"/>
    <w:rsid w:val="00B2627E"/>
    <w:rsid w:val="00B273E5"/>
    <w:rsid w:val="00B317F2"/>
    <w:rsid w:val="00B319FD"/>
    <w:rsid w:val="00B322DE"/>
    <w:rsid w:val="00B33E1A"/>
    <w:rsid w:val="00B34174"/>
    <w:rsid w:val="00B35C4C"/>
    <w:rsid w:val="00B37362"/>
    <w:rsid w:val="00B40676"/>
    <w:rsid w:val="00B50043"/>
    <w:rsid w:val="00B5299D"/>
    <w:rsid w:val="00B54190"/>
    <w:rsid w:val="00B5434B"/>
    <w:rsid w:val="00B55F0B"/>
    <w:rsid w:val="00B56B27"/>
    <w:rsid w:val="00B6151A"/>
    <w:rsid w:val="00B62206"/>
    <w:rsid w:val="00B66FF7"/>
    <w:rsid w:val="00B67E91"/>
    <w:rsid w:val="00B72A34"/>
    <w:rsid w:val="00B72CDD"/>
    <w:rsid w:val="00B73517"/>
    <w:rsid w:val="00B80CF6"/>
    <w:rsid w:val="00B964B6"/>
    <w:rsid w:val="00BA0997"/>
    <w:rsid w:val="00BA0A13"/>
    <w:rsid w:val="00BA3796"/>
    <w:rsid w:val="00BA4ED4"/>
    <w:rsid w:val="00BA61E0"/>
    <w:rsid w:val="00BA6475"/>
    <w:rsid w:val="00BB0D31"/>
    <w:rsid w:val="00BB111E"/>
    <w:rsid w:val="00BB2A3B"/>
    <w:rsid w:val="00BB3213"/>
    <w:rsid w:val="00BB419E"/>
    <w:rsid w:val="00BB50A7"/>
    <w:rsid w:val="00BB5939"/>
    <w:rsid w:val="00BB727F"/>
    <w:rsid w:val="00BC5531"/>
    <w:rsid w:val="00BD1C03"/>
    <w:rsid w:val="00BE11D8"/>
    <w:rsid w:val="00BF15D3"/>
    <w:rsid w:val="00BF1938"/>
    <w:rsid w:val="00BF37A3"/>
    <w:rsid w:val="00BF3CAB"/>
    <w:rsid w:val="00BF68F5"/>
    <w:rsid w:val="00C00905"/>
    <w:rsid w:val="00C00EA2"/>
    <w:rsid w:val="00C0151A"/>
    <w:rsid w:val="00C02C23"/>
    <w:rsid w:val="00C033D8"/>
    <w:rsid w:val="00C07DF4"/>
    <w:rsid w:val="00C11EBC"/>
    <w:rsid w:val="00C20AAF"/>
    <w:rsid w:val="00C22004"/>
    <w:rsid w:val="00C240E7"/>
    <w:rsid w:val="00C25AD8"/>
    <w:rsid w:val="00C26313"/>
    <w:rsid w:val="00C27515"/>
    <w:rsid w:val="00C33282"/>
    <w:rsid w:val="00C36B1F"/>
    <w:rsid w:val="00C414B6"/>
    <w:rsid w:val="00C453CB"/>
    <w:rsid w:val="00C46CF2"/>
    <w:rsid w:val="00C47851"/>
    <w:rsid w:val="00C52329"/>
    <w:rsid w:val="00C540DF"/>
    <w:rsid w:val="00C54D0C"/>
    <w:rsid w:val="00C54FBB"/>
    <w:rsid w:val="00C609A5"/>
    <w:rsid w:val="00C6529F"/>
    <w:rsid w:val="00C7115D"/>
    <w:rsid w:val="00C72038"/>
    <w:rsid w:val="00C7505B"/>
    <w:rsid w:val="00C75C71"/>
    <w:rsid w:val="00C80558"/>
    <w:rsid w:val="00C82D31"/>
    <w:rsid w:val="00C85D74"/>
    <w:rsid w:val="00C87722"/>
    <w:rsid w:val="00C9240F"/>
    <w:rsid w:val="00C94D96"/>
    <w:rsid w:val="00C9531E"/>
    <w:rsid w:val="00CA4205"/>
    <w:rsid w:val="00CA7E12"/>
    <w:rsid w:val="00CB2816"/>
    <w:rsid w:val="00CB3B0D"/>
    <w:rsid w:val="00CC4D2A"/>
    <w:rsid w:val="00CC62A3"/>
    <w:rsid w:val="00CC69BB"/>
    <w:rsid w:val="00CD0A56"/>
    <w:rsid w:val="00CD146C"/>
    <w:rsid w:val="00CD1DEC"/>
    <w:rsid w:val="00CD2528"/>
    <w:rsid w:val="00CD753D"/>
    <w:rsid w:val="00CE5DC0"/>
    <w:rsid w:val="00CE6BA2"/>
    <w:rsid w:val="00CF7CBC"/>
    <w:rsid w:val="00D01272"/>
    <w:rsid w:val="00D10791"/>
    <w:rsid w:val="00D1085C"/>
    <w:rsid w:val="00D12EDC"/>
    <w:rsid w:val="00D1436A"/>
    <w:rsid w:val="00D21EE5"/>
    <w:rsid w:val="00D30A16"/>
    <w:rsid w:val="00D369ED"/>
    <w:rsid w:val="00D418E6"/>
    <w:rsid w:val="00D44726"/>
    <w:rsid w:val="00D44A02"/>
    <w:rsid w:val="00D509E2"/>
    <w:rsid w:val="00D52FC4"/>
    <w:rsid w:val="00D5510E"/>
    <w:rsid w:val="00D62E38"/>
    <w:rsid w:val="00D669ED"/>
    <w:rsid w:val="00D67B2F"/>
    <w:rsid w:val="00D7119D"/>
    <w:rsid w:val="00D75777"/>
    <w:rsid w:val="00D76845"/>
    <w:rsid w:val="00D87B15"/>
    <w:rsid w:val="00D90DEB"/>
    <w:rsid w:val="00D9354F"/>
    <w:rsid w:val="00DA1BE0"/>
    <w:rsid w:val="00DA4420"/>
    <w:rsid w:val="00DB1CD3"/>
    <w:rsid w:val="00DB5EDE"/>
    <w:rsid w:val="00DC09A5"/>
    <w:rsid w:val="00DC0EFC"/>
    <w:rsid w:val="00DC5542"/>
    <w:rsid w:val="00DC5B18"/>
    <w:rsid w:val="00DD037E"/>
    <w:rsid w:val="00DD0531"/>
    <w:rsid w:val="00DD352A"/>
    <w:rsid w:val="00DD3C23"/>
    <w:rsid w:val="00DE41B8"/>
    <w:rsid w:val="00DE5872"/>
    <w:rsid w:val="00DF604E"/>
    <w:rsid w:val="00E00453"/>
    <w:rsid w:val="00E0385D"/>
    <w:rsid w:val="00E0405A"/>
    <w:rsid w:val="00E04C8F"/>
    <w:rsid w:val="00E0551E"/>
    <w:rsid w:val="00E06252"/>
    <w:rsid w:val="00E06C76"/>
    <w:rsid w:val="00E111B6"/>
    <w:rsid w:val="00E13FE1"/>
    <w:rsid w:val="00E14C8A"/>
    <w:rsid w:val="00E25632"/>
    <w:rsid w:val="00E26200"/>
    <w:rsid w:val="00E26E75"/>
    <w:rsid w:val="00E27D67"/>
    <w:rsid w:val="00E33395"/>
    <w:rsid w:val="00E35B57"/>
    <w:rsid w:val="00E3678F"/>
    <w:rsid w:val="00E368F7"/>
    <w:rsid w:val="00E37BA6"/>
    <w:rsid w:val="00E462D9"/>
    <w:rsid w:val="00E51F02"/>
    <w:rsid w:val="00E525E9"/>
    <w:rsid w:val="00E530F1"/>
    <w:rsid w:val="00E54064"/>
    <w:rsid w:val="00E56315"/>
    <w:rsid w:val="00E61DB5"/>
    <w:rsid w:val="00E64659"/>
    <w:rsid w:val="00E71AFB"/>
    <w:rsid w:val="00E723FB"/>
    <w:rsid w:val="00E72F9D"/>
    <w:rsid w:val="00E74BF2"/>
    <w:rsid w:val="00E764A6"/>
    <w:rsid w:val="00E806F6"/>
    <w:rsid w:val="00E83F12"/>
    <w:rsid w:val="00E8523B"/>
    <w:rsid w:val="00E85941"/>
    <w:rsid w:val="00E85A4A"/>
    <w:rsid w:val="00E86577"/>
    <w:rsid w:val="00E86833"/>
    <w:rsid w:val="00E902CF"/>
    <w:rsid w:val="00E90815"/>
    <w:rsid w:val="00E9106A"/>
    <w:rsid w:val="00E955E1"/>
    <w:rsid w:val="00E97422"/>
    <w:rsid w:val="00E9772B"/>
    <w:rsid w:val="00E97C43"/>
    <w:rsid w:val="00EA1B06"/>
    <w:rsid w:val="00EA6032"/>
    <w:rsid w:val="00EA63F4"/>
    <w:rsid w:val="00EB271A"/>
    <w:rsid w:val="00EB2AFB"/>
    <w:rsid w:val="00EB459A"/>
    <w:rsid w:val="00EB5FB8"/>
    <w:rsid w:val="00EB7BDC"/>
    <w:rsid w:val="00EC2B00"/>
    <w:rsid w:val="00ED2ED4"/>
    <w:rsid w:val="00ED5DB0"/>
    <w:rsid w:val="00ED6A4A"/>
    <w:rsid w:val="00EE01E2"/>
    <w:rsid w:val="00EE17D9"/>
    <w:rsid w:val="00EE27C2"/>
    <w:rsid w:val="00EE4F91"/>
    <w:rsid w:val="00EF6737"/>
    <w:rsid w:val="00F03145"/>
    <w:rsid w:val="00F0596A"/>
    <w:rsid w:val="00F17562"/>
    <w:rsid w:val="00F273F9"/>
    <w:rsid w:val="00F30413"/>
    <w:rsid w:val="00F31CA6"/>
    <w:rsid w:val="00F31DDE"/>
    <w:rsid w:val="00F33E2B"/>
    <w:rsid w:val="00F36E33"/>
    <w:rsid w:val="00F42A22"/>
    <w:rsid w:val="00F440FE"/>
    <w:rsid w:val="00F4564C"/>
    <w:rsid w:val="00F475BC"/>
    <w:rsid w:val="00F5188B"/>
    <w:rsid w:val="00F53C7F"/>
    <w:rsid w:val="00F6135C"/>
    <w:rsid w:val="00F65406"/>
    <w:rsid w:val="00F73839"/>
    <w:rsid w:val="00F739EC"/>
    <w:rsid w:val="00F7562A"/>
    <w:rsid w:val="00F7782C"/>
    <w:rsid w:val="00F8035D"/>
    <w:rsid w:val="00F81C7F"/>
    <w:rsid w:val="00F86CA0"/>
    <w:rsid w:val="00F903B2"/>
    <w:rsid w:val="00F91BE6"/>
    <w:rsid w:val="00F92528"/>
    <w:rsid w:val="00F9458D"/>
    <w:rsid w:val="00F972B3"/>
    <w:rsid w:val="00FA0011"/>
    <w:rsid w:val="00FA2991"/>
    <w:rsid w:val="00FA2F98"/>
    <w:rsid w:val="00FA3363"/>
    <w:rsid w:val="00FA4EAD"/>
    <w:rsid w:val="00FA66C3"/>
    <w:rsid w:val="00FB14E4"/>
    <w:rsid w:val="00FB1634"/>
    <w:rsid w:val="00FB165B"/>
    <w:rsid w:val="00FB450F"/>
    <w:rsid w:val="00FB472D"/>
    <w:rsid w:val="00FB4CAB"/>
    <w:rsid w:val="00FB61B4"/>
    <w:rsid w:val="00FC105A"/>
    <w:rsid w:val="00FC21A5"/>
    <w:rsid w:val="00FC32DD"/>
    <w:rsid w:val="00FC3D3E"/>
    <w:rsid w:val="00FD0860"/>
    <w:rsid w:val="00FD1682"/>
    <w:rsid w:val="00FD5D3E"/>
    <w:rsid w:val="00FE0B99"/>
    <w:rsid w:val="00FE0FF5"/>
    <w:rsid w:val="00FE237A"/>
    <w:rsid w:val="00FF1477"/>
    <w:rsid w:val="00FF25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8ACE"/>
  <w15:chartTrackingRefBased/>
  <w15:docId w15:val="{AFB27FA5-E000-0E4E-8480-442905EB9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9A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6838D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38DD"/>
    <w:pPr>
      <w:pBdr>
        <w:bottom w:val="single" w:sz="4" w:space="1" w:color="622423" w:themeColor="accent2" w:themeShade="7F"/>
      </w:pBdr>
      <w:spacing w:before="400"/>
      <w:jc w:val="center"/>
      <w:outlineLvl w:val="1"/>
    </w:pPr>
    <w:rPr>
      <w:caps/>
      <w:color w:val="632423" w:themeColor="accent2" w:themeShade="80"/>
      <w:spacing w:val="15"/>
    </w:rPr>
  </w:style>
  <w:style w:type="paragraph" w:styleId="Heading3">
    <w:name w:val="heading 3"/>
    <w:basedOn w:val="Normal"/>
    <w:next w:val="Normal"/>
    <w:link w:val="Heading3Char"/>
    <w:uiPriority w:val="9"/>
    <w:unhideWhenUsed/>
    <w:qFormat/>
    <w:rsid w:val="006838D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rPr>
  </w:style>
  <w:style w:type="paragraph" w:styleId="Heading4">
    <w:name w:val="heading 4"/>
    <w:basedOn w:val="Normal"/>
    <w:next w:val="Normal"/>
    <w:link w:val="Heading4Char"/>
    <w:uiPriority w:val="9"/>
    <w:unhideWhenUsed/>
    <w:qFormat/>
    <w:rsid w:val="006838DD"/>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6838DD"/>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838DD"/>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838DD"/>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838D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838DD"/>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8DD"/>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6838DD"/>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6838DD"/>
    <w:rPr>
      <w:caps/>
      <w:color w:val="622423" w:themeColor="accent2" w:themeShade="7F"/>
      <w:sz w:val="24"/>
      <w:szCs w:val="24"/>
    </w:rPr>
  </w:style>
  <w:style w:type="character" w:customStyle="1" w:styleId="Heading4Char">
    <w:name w:val="Heading 4 Char"/>
    <w:basedOn w:val="DefaultParagraphFont"/>
    <w:link w:val="Heading4"/>
    <w:uiPriority w:val="9"/>
    <w:rsid w:val="006838DD"/>
    <w:rPr>
      <w:caps/>
      <w:color w:val="622423" w:themeColor="accent2" w:themeShade="7F"/>
      <w:spacing w:val="10"/>
    </w:rPr>
  </w:style>
  <w:style w:type="character" w:customStyle="1" w:styleId="Heading5Char">
    <w:name w:val="Heading 5 Char"/>
    <w:basedOn w:val="DefaultParagraphFont"/>
    <w:link w:val="Heading5"/>
    <w:uiPriority w:val="9"/>
    <w:semiHidden/>
    <w:rsid w:val="006838DD"/>
    <w:rPr>
      <w:caps/>
      <w:color w:val="622423" w:themeColor="accent2" w:themeShade="7F"/>
      <w:spacing w:val="10"/>
    </w:rPr>
  </w:style>
  <w:style w:type="character" w:customStyle="1" w:styleId="Heading6Char">
    <w:name w:val="Heading 6 Char"/>
    <w:basedOn w:val="DefaultParagraphFont"/>
    <w:link w:val="Heading6"/>
    <w:uiPriority w:val="9"/>
    <w:semiHidden/>
    <w:rsid w:val="006838DD"/>
    <w:rPr>
      <w:caps/>
      <w:color w:val="943634" w:themeColor="accent2" w:themeShade="BF"/>
      <w:spacing w:val="10"/>
    </w:rPr>
  </w:style>
  <w:style w:type="paragraph" w:styleId="Caption">
    <w:name w:val="caption"/>
    <w:basedOn w:val="Normal"/>
    <w:next w:val="Normal"/>
    <w:uiPriority w:val="35"/>
    <w:unhideWhenUsed/>
    <w:qFormat/>
    <w:rsid w:val="006838DD"/>
    <w:rPr>
      <w:caps/>
      <w:spacing w:val="10"/>
      <w:sz w:val="18"/>
      <w:szCs w:val="18"/>
    </w:rPr>
  </w:style>
  <w:style w:type="paragraph" w:styleId="Title">
    <w:name w:val="Title"/>
    <w:basedOn w:val="Normal"/>
    <w:next w:val="Normal"/>
    <w:link w:val="TitleChar"/>
    <w:uiPriority w:val="10"/>
    <w:qFormat/>
    <w:rsid w:val="006838D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838DD"/>
    <w:rPr>
      <w:caps/>
      <w:color w:val="632423" w:themeColor="accent2" w:themeShade="80"/>
      <w:spacing w:val="50"/>
      <w:sz w:val="44"/>
      <w:szCs w:val="44"/>
    </w:rPr>
  </w:style>
  <w:style w:type="paragraph" w:styleId="Subtitle">
    <w:name w:val="Subtitle"/>
    <w:basedOn w:val="Normal"/>
    <w:next w:val="Normal"/>
    <w:link w:val="SubtitleChar"/>
    <w:uiPriority w:val="11"/>
    <w:qFormat/>
    <w:rsid w:val="006838DD"/>
    <w:pPr>
      <w:spacing w:after="560"/>
      <w:jc w:val="center"/>
    </w:pPr>
    <w:rPr>
      <w:caps/>
      <w:spacing w:val="20"/>
      <w:sz w:val="18"/>
      <w:szCs w:val="18"/>
    </w:rPr>
  </w:style>
  <w:style w:type="character" w:customStyle="1" w:styleId="SubtitleChar">
    <w:name w:val="Subtitle Char"/>
    <w:basedOn w:val="DefaultParagraphFont"/>
    <w:link w:val="Subtitle"/>
    <w:uiPriority w:val="11"/>
    <w:rsid w:val="006838DD"/>
    <w:rPr>
      <w:caps/>
      <w:spacing w:val="20"/>
      <w:sz w:val="18"/>
      <w:szCs w:val="18"/>
    </w:rPr>
  </w:style>
  <w:style w:type="character" w:styleId="Hyperlink">
    <w:name w:val="Hyperlink"/>
    <w:basedOn w:val="DefaultParagraphFont"/>
    <w:uiPriority w:val="99"/>
    <w:unhideWhenUsed/>
    <w:rsid w:val="002975BC"/>
    <w:rPr>
      <w:color w:val="0000FF" w:themeColor="hyperlink"/>
      <w:u w:val="single"/>
    </w:rPr>
  </w:style>
  <w:style w:type="character" w:styleId="UnresolvedMention">
    <w:name w:val="Unresolved Mention"/>
    <w:basedOn w:val="DefaultParagraphFont"/>
    <w:uiPriority w:val="99"/>
    <w:semiHidden/>
    <w:unhideWhenUsed/>
    <w:rsid w:val="002975BC"/>
    <w:rPr>
      <w:color w:val="605E5C"/>
      <w:shd w:val="clear" w:color="auto" w:fill="E1DFDD"/>
    </w:rPr>
  </w:style>
  <w:style w:type="table" w:styleId="TableGrid">
    <w:name w:val="Table Grid"/>
    <w:basedOn w:val="TableNormal"/>
    <w:uiPriority w:val="39"/>
    <w:rsid w:val="003E5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8DD"/>
    <w:pPr>
      <w:ind w:left="720"/>
      <w:contextualSpacing/>
    </w:pPr>
  </w:style>
  <w:style w:type="character" w:styleId="CommentReference">
    <w:name w:val="annotation reference"/>
    <w:basedOn w:val="DefaultParagraphFont"/>
    <w:uiPriority w:val="99"/>
    <w:semiHidden/>
    <w:unhideWhenUsed/>
    <w:rsid w:val="00085797"/>
    <w:rPr>
      <w:sz w:val="16"/>
      <w:szCs w:val="16"/>
    </w:rPr>
  </w:style>
  <w:style w:type="paragraph" w:styleId="CommentText">
    <w:name w:val="annotation text"/>
    <w:basedOn w:val="Normal"/>
    <w:link w:val="CommentTextChar"/>
    <w:uiPriority w:val="99"/>
    <w:semiHidden/>
    <w:unhideWhenUsed/>
    <w:rsid w:val="00085797"/>
    <w:rPr>
      <w:sz w:val="20"/>
      <w:szCs w:val="20"/>
    </w:rPr>
  </w:style>
  <w:style w:type="character" w:customStyle="1" w:styleId="CommentTextChar">
    <w:name w:val="Comment Text Char"/>
    <w:basedOn w:val="DefaultParagraphFont"/>
    <w:link w:val="CommentText"/>
    <w:uiPriority w:val="99"/>
    <w:semiHidden/>
    <w:rsid w:val="00085797"/>
    <w:rPr>
      <w:sz w:val="20"/>
      <w:szCs w:val="20"/>
    </w:rPr>
  </w:style>
  <w:style w:type="paragraph" w:styleId="CommentSubject">
    <w:name w:val="annotation subject"/>
    <w:basedOn w:val="CommentText"/>
    <w:next w:val="CommentText"/>
    <w:link w:val="CommentSubjectChar"/>
    <w:uiPriority w:val="99"/>
    <w:semiHidden/>
    <w:unhideWhenUsed/>
    <w:rsid w:val="00085797"/>
    <w:rPr>
      <w:b/>
      <w:bCs/>
    </w:rPr>
  </w:style>
  <w:style w:type="character" w:customStyle="1" w:styleId="CommentSubjectChar">
    <w:name w:val="Comment Subject Char"/>
    <w:basedOn w:val="CommentTextChar"/>
    <w:link w:val="CommentSubject"/>
    <w:uiPriority w:val="99"/>
    <w:semiHidden/>
    <w:rsid w:val="00085797"/>
    <w:rPr>
      <w:b/>
      <w:bCs/>
      <w:sz w:val="20"/>
      <w:szCs w:val="20"/>
    </w:rPr>
  </w:style>
  <w:style w:type="character" w:customStyle="1" w:styleId="Heading7Char">
    <w:name w:val="Heading 7 Char"/>
    <w:basedOn w:val="DefaultParagraphFont"/>
    <w:link w:val="Heading7"/>
    <w:uiPriority w:val="9"/>
    <w:semiHidden/>
    <w:rsid w:val="006838DD"/>
    <w:rPr>
      <w:i/>
      <w:iCs/>
      <w:caps/>
      <w:color w:val="943634" w:themeColor="accent2" w:themeShade="BF"/>
      <w:spacing w:val="10"/>
    </w:rPr>
  </w:style>
  <w:style w:type="character" w:customStyle="1" w:styleId="Heading8Char">
    <w:name w:val="Heading 8 Char"/>
    <w:basedOn w:val="DefaultParagraphFont"/>
    <w:link w:val="Heading8"/>
    <w:uiPriority w:val="9"/>
    <w:semiHidden/>
    <w:rsid w:val="006838DD"/>
    <w:rPr>
      <w:caps/>
      <w:spacing w:val="10"/>
      <w:sz w:val="20"/>
      <w:szCs w:val="20"/>
    </w:rPr>
  </w:style>
  <w:style w:type="character" w:customStyle="1" w:styleId="Heading9Char">
    <w:name w:val="Heading 9 Char"/>
    <w:basedOn w:val="DefaultParagraphFont"/>
    <w:link w:val="Heading9"/>
    <w:uiPriority w:val="9"/>
    <w:semiHidden/>
    <w:rsid w:val="006838DD"/>
    <w:rPr>
      <w:i/>
      <w:iCs/>
      <w:caps/>
      <w:spacing w:val="10"/>
      <w:sz w:val="20"/>
      <w:szCs w:val="20"/>
    </w:rPr>
  </w:style>
  <w:style w:type="character" w:styleId="Strong">
    <w:name w:val="Strong"/>
    <w:uiPriority w:val="22"/>
    <w:qFormat/>
    <w:rsid w:val="006838DD"/>
    <w:rPr>
      <w:b/>
      <w:bCs/>
      <w:color w:val="943634" w:themeColor="accent2" w:themeShade="BF"/>
      <w:spacing w:val="5"/>
    </w:rPr>
  </w:style>
  <w:style w:type="character" w:styleId="Emphasis">
    <w:name w:val="Emphasis"/>
    <w:uiPriority w:val="20"/>
    <w:qFormat/>
    <w:rsid w:val="006838DD"/>
    <w:rPr>
      <w:caps/>
      <w:spacing w:val="5"/>
      <w:sz w:val="20"/>
      <w:szCs w:val="20"/>
    </w:rPr>
  </w:style>
  <w:style w:type="paragraph" w:styleId="NoSpacing">
    <w:name w:val="No Spacing"/>
    <w:basedOn w:val="Normal"/>
    <w:link w:val="NoSpacingChar"/>
    <w:uiPriority w:val="1"/>
    <w:qFormat/>
    <w:rsid w:val="006838DD"/>
  </w:style>
  <w:style w:type="character" w:customStyle="1" w:styleId="NoSpacingChar">
    <w:name w:val="No Spacing Char"/>
    <w:basedOn w:val="DefaultParagraphFont"/>
    <w:link w:val="NoSpacing"/>
    <w:uiPriority w:val="1"/>
    <w:rsid w:val="006838DD"/>
  </w:style>
  <w:style w:type="paragraph" w:styleId="Quote">
    <w:name w:val="Quote"/>
    <w:basedOn w:val="Normal"/>
    <w:next w:val="Normal"/>
    <w:link w:val="QuoteChar"/>
    <w:uiPriority w:val="29"/>
    <w:qFormat/>
    <w:rsid w:val="006838DD"/>
    <w:rPr>
      <w:i/>
      <w:iCs/>
    </w:rPr>
  </w:style>
  <w:style w:type="character" w:customStyle="1" w:styleId="QuoteChar">
    <w:name w:val="Quote Char"/>
    <w:basedOn w:val="DefaultParagraphFont"/>
    <w:link w:val="Quote"/>
    <w:uiPriority w:val="29"/>
    <w:rsid w:val="006838DD"/>
    <w:rPr>
      <w:i/>
      <w:iCs/>
    </w:rPr>
  </w:style>
  <w:style w:type="paragraph" w:styleId="IntenseQuote">
    <w:name w:val="Intense Quote"/>
    <w:basedOn w:val="Normal"/>
    <w:next w:val="Normal"/>
    <w:link w:val="IntenseQuoteChar"/>
    <w:uiPriority w:val="30"/>
    <w:qFormat/>
    <w:rsid w:val="006838D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838DD"/>
    <w:rPr>
      <w:caps/>
      <w:color w:val="622423" w:themeColor="accent2" w:themeShade="7F"/>
      <w:spacing w:val="5"/>
      <w:sz w:val="20"/>
      <w:szCs w:val="20"/>
    </w:rPr>
  </w:style>
  <w:style w:type="character" w:styleId="SubtleEmphasis">
    <w:name w:val="Subtle Emphasis"/>
    <w:uiPriority w:val="19"/>
    <w:qFormat/>
    <w:rsid w:val="006838DD"/>
    <w:rPr>
      <w:i/>
      <w:iCs/>
    </w:rPr>
  </w:style>
  <w:style w:type="character" w:styleId="IntenseEmphasis">
    <w:name w:val="Intense Emphasis"/>
    <w:uiPriority w:val="21"/>
    <w:qFormat/>
    <w:rsid w:val="006838DD"/>
    <w:rPr>
      <w:i/>
      <w:iCs/>
      <w:caps/>
      <w:spacing w:val="10"/>
      <w:sz w:val="20"/>
      <w:szCs w:val="20"/>
    </w:rPr>
  </w:style>
  <w:style w:type="character" w:styleId="SubtleReference">
    <w:name w:val="Subtle Reference"/>
    <w:basedOn w:val="DefaultParagraphFont"/>
    <w:uiPriority w:val="31"/>
    <w:qFormat/>
    <w:rsid w:val="006838DD"/>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838DD"/>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838DD"/>
    <w:rPr>
      <w:caps/>
      <w:color w:val="622423" w:themeColor="accent2" w:themeShade="7F"/>
      <w:spacing w:val="5"/>
      <w:u w:color="622423" w:themeColor="accent2" w:themeShade="7F"/>
    </w:rPr>
  </w:style>
  <w:style w:type="paragraph" w:styleId="TOCHeading">
    <w:name w:val="TOC Heading"/>
    <w:basedOn w:val="Heading1"/>
    <w:next w:val="Normal"/>
    <w:uiPriority w:val="39"/>
    <w:unhideWhenUsed/>
    <w:qFormat/>
    <w:rsid w:val="006838DD"/>
    <w:pPr>
      <w:outlineLvl w:val="9"/>
    </w:pPr>
  </w:style>
  <w:style w:type="paragraph" w:styleId="TOC1">
    <w:name w:val="toc 1"/>
    <w:basedOn w:val="Normal"/>
    <w:next w:val="Normal"/>
    <w:autoRedefine/>
    <w:uiPriority w:val="39"/>
    <w:unhideWhenUsed/>
    <w:rsid w:val="005F4F27"/>
    <w:pPr>
      <w:spacing w:before="120"/>
    </w:pPr>
    <w:rPr>
      <w:rFonts w:asciiTheme="minorHAnsi" w:hAnsiTheme="minorHAnsi"/>
      <w:b/>
      <w:bCs/>
      <w:i/>
      <w:iCs/>
    </w:rPr>
  </w:style>
  <w:style w:type="paragraph" w:styleId="TOC2">
    <w:name w:val="toc 2"/>
    <w:basedOn w:val="Normal"/>
    <w:next w:val="Normal"/>
    <w:autoRedefine/>
    <w:uiPriority w:val="39"/>
    <w:unhideWhenUsed/>
    <w:rsid w:val="005F4F27"/>
    <w:pPr>
      <w:spacing w:before="120"/>
      <w:ind w:left="220"/>
    </w:pPr>
    <w:rPr>
      <w:rFonts w:asciiTheme="minorHAnsi" w:hAnsiTheme="minorHAnsi"/>
      <w:b/>
      <w:bCs/>
    </w:rPr>
  </w:style>
  <w:style w:type="paragraph" w:styleId="TOC3">
    <w:name w:val="toc 3"/>
    <w:basedOn w:val="Normal"/>
    <w:next w:val="Normal"/>
    <w:autoRedefine/>
    <w:uiPriority w:val="39"/>
    <w:unhideWhenUsed/>
    <w:rsid w:val="005F4F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5F4F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5F4F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5F4F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5F4F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5F4F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5F4F27"/>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046">
      <w:bodyDiv w:val="1"/>
      <w:marLeft w:val="0"/>
      <w:marRight w:val="0"/>
      <w:marTop w:val="0"/>
      <w:marBottom w:val="0"/>
      <w:divBdr>
        <w:top w:val="none" w:sz="0" w:space="0" w:color="auto"/>
        <w:left w:val="none" w:sz="0" w:space="0" w:color="auto"/>
        <w:bottom w:val="none" w:sz="0" w:space="0" w:color="auto"/>
        <w:right w:val="none" w:sz="0" w:space="0" w:color="auto"/>
      </w:divBdr>
      <w:divsChild>
        <w:div w:id="1276710463">
          <w:marLeft w:val="0"/>
          <w:marRight w:val="0"/>
          <w:marTop w:val="0"/>
          <w:marBottom w:val="0"/>
          <w:divBdr>
            <w:top w:val="none" w:sz="0" w:space="0" w:color="auto"/>
            <w:left w:val="none" w:sz="0" w:space="0" w:color="auto"/>
            <w:bottom w:val="none" w:sz="0" w:space="0" w:color="auto"/>
            <w:right w:val="none" w:sz="0" w:space="0" w:color="auto"/>
          </w:divBdr>
          <w:divsChild>
            <w:div w:id="10802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240">
      <w:bodyDiv w:val="1"/>
      <w:marLeft w:val="0"/>
      <w:marRight w:val="0"/>
      <w:marTop w:val="0"/>
      <w:marBottom w:val="0"/>
      <w:divBdr>
        <w:top w:val="none" w:sz="0" w:space="0" w:color="auto"/>
        <w:left w:val="none" w:sz="0" w:space="0" w:color="auto"/>
        <w:bottom w:val="none" w:sz="0" w:space="0" w:color="auto"/>
        <w:right w:val="none" w:sz="0" w:space="0" w:color="auto"/>
      </w:divBdr>
      <w:divsChild>
        <w:div w:id="661127378">
          <w:marLeft w:val="0"/>
          <w:marRight w:val="0"/>
          <w:marTop w:val="0"/>
          <w:marBottom w:val="0"/>
          <w:divBdr>
            <w:top w:val="none" w:sz="0" w:space="0" w:color="auto"/>
            <w:left w:val="none" w:sz="0" w:space="0" w:color="auto"/>
            <w:bottom w:val="none" w:sz="0" w:space="0" w:color="auto"/>
            <w:right w:val="none" w:sz="0" w:space="0" w:color="auto"/>
          </w:divBdr>
          <w:divsChild>
            <w:div w:id="16329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6095">
      <w:bodyDiv w:val="1"/>
      <w:marLeft w:val="0"/>
      <w:marRight w:val="0"/>
      <w:marTop w:val="0"/>
      <w:marBottom w:val="0"/>
      <w:divBdr>
        <w:top w:val="none" w:sz="0" w:space="0" w:color="auto"/>
        <w:left w:val="none" w:sz="0" w:space="0" w:color="auto"/>
        <w:bottom w:val="none" w:sz="0" w:space="0" w:color="auto"/>
        <w:right w:val="none" w:sz="0" w:space="0" w:color="auto"/>
      </w:divBdr>
      <w:divsChild>
        <w:div w:id="1039866338">
          <w:marLeft w:val="0"/>
          <w:marRight w:val="0"/>
          <w:marTop w:val="0"/>
          <w:marBottom w:val="0"/>
          <w:divBdr>
            <w:top w:val="none" w:sz="0" w:space="0" w:color="auto"/>
            <w:left w:val="none" w:sz="0" w:space="0" w:color="auto"/>
            <w:bottom w:val="none" w:sz="0" w:space="0" w:color="auto"/>
            <w:right w:val="none" w:sz="0" w:space="0" w:color="auto"/>
          </w:divBdr>
          <w:divsChild>
            <w:div w:id="1938908517">
              <w:marLeft w:val="0"/>
              <w:marRight w:val="0"/>
              <w:marTop w:val="0"/>
              <w:marBottom w:val="0"/>
              <w:divBdr>
                <w:top w:val="none" w:sz="0" w:space="0" w:color="auto"/>
                <w:left w:val="none" w:sz="0" w:space="0" w:color="auto"/>
                <w:bottom w:val="none" w:sz="0" w:space="0" w:color="auto"/>
                <w:right w:val="none" w:sz="0" w:space="0" w:color="auto"/>
              </w:divBdr>
            </w:div>
            <w:div w:id="217985033">
              <w:marLeft w:val="0"/>
              <w:marRight w:val="0"/>
              <w:marTop w:val="0"/>
              <w:marBottom w:val="0"/>
              <w:divBdr>
                <w:top w:val="none" w:sz="0" w:space="0" w:color="auto"/>
                <w:left w:val="none" w:sz="0" w:space="0" w:color="auto"/>
                <w:bottom w:val="none" w:sz="0" w:space="0" w:color="auto"/>
                <w:right w:val="none" w:sz="0" w:space="0" w:color="auto"/>
              </w:divBdr>
            </w:div>
            <w:div w:id="1472944768">
              <w:marLeft w:val="0"/>
              <w:marRight w:val="0"/>
              <w:marTop w:val="0"/>
              <w:marBottom w:val="0"/>
              <w:divBdr>
                <w:top w:val="none" w:sz="0" w:space="0" w:color="auto"/>
                <w:left w:val="none" w:sz="0" w:space="0" w:color="auto"/>
                <w:bottom w:val="none" w:sz="0" w:space="0" w:color="auto"/>
                <w:right w:val="none" w:sz="0" w:space="0" w:color="auto"/>
              </w:divBdr>
            </w:div>
            <w:div w:id="2123451840">
              <w:marLeft w:val="0"/>
              <w:marRight w:val="0"/>
              <w:marTop w:val="0"/>
              <w:marBottom w:val="0"/>
              <w:divBdr>
                <w:top w:val="none" w:sz="0" w:space="0" w:color="auto"/>
                <w:left w:val="none" w:sz="0" w:space="0" w:color="auto"/>
                <w:bottom w:val="none" w:sz="0" w:space="0" w:color="auto"/>
                <w:right w:val="none" w:sz="0" w:space="0" w:color="auto"/>
              </w:divBdr>
            </w:div>
            <w:div w:id="1760054339">
              <w:marLeft w:val="0"/>
              <w:marRight w:val="0"/>
              <w:marTop w:val="0"/>
              <w:marBottom w:val="0"/>
              <w:divBdr>
                <w:top w:val="none" w:sz="0" w:space="0" w:color="auto"/>
                <w:left w:val="none" w:sz="0" w:space="0" w:color="auto"/>
                <w:bottom w:val="none" w:sz="0" w:space="0" w:color="auto"/>
                <w:right w:val="none" w:sz="0" w:space="0" w:color="auto"/>
              </w:divBdr>
            </w:div>
            <w:div w:id="1436511557">
              <w:marLeft w:val="0"/>
              <w:marRight w:val="0"/>
              <w:marTop w:val="0"/>
              <w:marBottom w:val="0"/>
              <w:divBdr>
                <w:top w:val="none" w:sz="0" w:space="0" w:color="auto"/>
                <w:left w:val="none" w:sz="0" w:space="0" w:color="auto"/>
                <w:bottom w:val="none" w:sz="0" w:space="0" w:color="auto"/>
                <w:right w:val="none" w:sz="0" w:space="0" w:color="auto"/>
              </w:divBdr>
            </w:div>
            <w:div w:id="255872612">
              <w:marLeft w:val="0"/>
              <w:marRight w:val="0"/>
              <w:marTop w:val="0"/>
              <w:marBottom w:val="0"/>
              <w:divBdr>
                <w:top w:val="none" w:sz="0" w:space="0" w:color="auto"/>
                <w:left w:val="none" w:sz="0" w:space="0" w:color="auto"/>
                <w:bottom w:val="none" w:sz="0" w:space="0" w:color="auto"/>
                <w:right w:val="none" w:sz="0" w:space="0" w:color="auto"/>
              </w:divBdr>
            </w:div>
            <w:div w:id="1938905524">
              <w:marLeft w:val="0"/>
              <w:marRight w:val="0"/>
              <w:marTop w:val="0"/>
              <w:marBottom w:val="0"/>
              <w:divBdr>
                <w:top w:val="none" w:sz="0" w:space="0" w:color="auto"/>
                <w:left w:val="none" w:sz="0" w:space="0" w:color="auto"/>
                <w:bottom w:val="none" w:sz="0" w:space="0" w:color="auto"/>
                <w:right w:val="none" w:sz="0" w:space="0" w:color="auto"/>
              </w:divBdr>
            </w:div>
            <w:div w:id="2102218386">
              <w:marLeft w:val="0"/>
              <w:marRight w:val="0"/>
              <w:marTop w:val="0"/>
              <w:marBottom w:val="0"/>
              <w:divBdr>
                <w:top w:val="none" w:sz="0" w:space="0" w:color="auto"/>
                <w:left w:val="none" w:sz="0" w:space="0" w:color="auto"/>
                <w:bottom w:val="none" w:sz="0" w:space="0" w:color="auto"/>
                <w:right w:val="none" w:sz="0" w:space="0" w:color="auto"/>
              </w:divBdr>
            </w:div>
            <w:div w:id="1376348720">
              <w:marLeft w:val="0"/>
              <w:marRight w:val="0"/>
              <w:marTop w:val="0"/>
              <w:marBottom w:val="0"/>
              <w:divBdr>
                <w:top w:val="none" w:sz="0" w:space="0" w:color="auto"/>
                <w:left w:val="none" w:sz="0" w:space="0" w:color="auto"/>
                <w:bottom w:val="none" w:sz="0" w:space="0" w:color="auto"/>
                <w:right w:val="none" w:sz="0" w:space="0" w:color="auto"/>
              </w:divBdr>
            </w:div>
            <w:div w:id="1833637059">
              <w:marLeft w:val="0"/>
              <w:marRight w:val="0"/>
              <w:marTop w:val="0"/>
              <w:marBottom w:val="0"/>
              <w:divBdr>
                <w:top w:val="none" w:sz="0" w:space="0" w:color="auto"/>
                <w:left w:val="none" w:sz="0" w:space="0" w:color="auto"/>
                <w:bottom w:val="none" w:sz="0" w:space="0" w:color="auto"/>
                <w:right w:val="none" w:sz="0" w:space="0" w:color="auto"/>
              </w:divBdr>
            </w:div>
            <w:div w:id="122965181">
              <w:marLeft w:val="0"/>
              <w:marRight w:val="0"/>
              <w:marTop w:val="0"/>
              <w:marBottom w:val="0"/>
              <w:divBdr>
                <w:top w:val="none" w:sz="0" w:space="0" w:color="auto"/>
                <w:left w:val="none" w:sz="0" w:space="0" w:color="auto"/>
                <w:bottom w:val="none" w:sz="0" w:space="0" w:color="auto"/>
                <w:right w:val="none" w:sz="0" w:space="0" w:color="auto"/>
              </w:divBdr>
            </w:div>
            <w:div w:id="2056393491">
              <w:marLeft w:val="0"/>
              <w:marRight w:val="0"/>
              <w:marTop w:val="0"/>
              <w:marBottom w:val="0"/>
              <w:divBdr>
                <w:top w:val="none" w:sz="0" w:space="0" w:color="auto"/>
                <w:left w:val="none" w:sz="0" w:space="0" w:color="auto"/>
                <w:bottom w:val="none" w:sz="0" w:space="0" w:color="auto"/>
                <w:right w:val="none" w:sz="0" w:space="0" w:color="auto"/>
              </w:divBdr>
            </w:div>
            <w:div w:id="1343818910">
              <w:marLeft w:val="0"/>
              <w:marRight w:val="0"/>
              <w:marTop w:val="0"/>
              <w:marBottom w:val="0"/>
              <w:divBdr>
                <w:top w:val="none" w:sz="0" w:space="0" w:color="auto"/>
                <w:left w:val="none" w:sz="0" w:space="0" w:color="auto"/>
                <w:bottom w:val="none" w:sz="0" w:space="0" w:color="auto"/>
                <w:right w:val="none" w:sz="0" w:space="0" w:color="auto"/>
              </w:divBdr>
            </w:div>
            <w:div w:id="355621463">
              <w:marLeft w:val="0"/>
              <w:marRight w:val="0"/>
              <w:marTop w:val="0"/>
              <w:marBottom w:val="0"/>
              <w:divBdr>
                <w:top w:val="none" w:sz="0" w:space="0" w:color="auto"/>
                <w:left w:val="none" w:sz="0" w:space="0" w:color="auto"/>
                <w:bottom w:val="none" w:sz="0" w:space="0" w:color="auto"/>
                <w:right w:val="none" w:sz="0" w:space="0" w:color="auto"/>
              </w:divBdr>
            </w:div>
            <w:div w:id="1408267192">
              <w:marLeft w:val="0"/>
              <w:marRight w:val="0"/>
              <w:marTop w:val="0"/>
              <w:marBottom w:val="0"/>
              <w:divBdr>
                <w:top w:val="none" w:sz="0" w:space="0" w:color="auto"/>
                <w:left w:val="none" w:sz="0" w:space="0" w:color="auto"/>
                <w:bottom w:val="none" w:sz="0" w:space="0" w:color="auto"/>
                <w:right w:val="none" w:sz="0" w:space="0" w:color="auto"/>
              </w:divBdr>
            </w:div>
            <w:div w:id="312102183">
              <w:marLeft w:val="0"/>
              <w:marRight w:val="0"/>
              <w:marTop w:val="0"/>
              <w:marBottom w:val="0"/>
              <w:divBdr>
                <w:top w:val="none" w:sz="0" w:space="0" w:color="auto"/>
                <w:left w:val="none" w:sz="0" w:space="0" w:color="auto"/>
                <w:bottom w:val="none" w:sz="0" w:space="0" w:color="auto"/>
                <w:right w:val="none" w:sz="0" w:space="0" w:color="auto"/>
              </w:divBdr>
            </w:div>
            <w:div w:id="1662350979">
              <w:marLeft w:val="0"/>
              <w:marRight w:val="0"/>
              <w:marTop w:val="0"/>
              <w:marBottom w:val="0"/>
              <w:divBdr>
                <w:top w:val="none" w:sz="0" w:space="0" w:color="auto"/>
                <w:left w:val="none" w:sz="0" w:space="0" w:color="auto"/>
                <w:bottom w:val="none" w:sz="0" w:space="0" w:color="auto"/>
                <w:right w:val="none" w:sz="0" w:space="0" w:color="auto"/>
              </w:divBdr>
            </w:div>
            <w:div w:id="616838523">
              <w:marLeft w:val="0"/>
              <w:marRight w:val="0"/>
              <w:marTop w:val="0"/>
              <w:marBottom w:val="0"/>
              <w:divBdr>
                <w:top w:val="none" w:sz="0" w:space="0" w:color="auto"/>
                <w:left w:val="none" w:sz="0" w:space="0" w:color="auto"/>
                <w:bottom w:val="none" w:sz="0" w:space="0" w:color="auto"/>
                <w:right w:val="none" w:sz="0" w:space="0" w:color="auto"/>
              </w:divBdr>
            </w:div>
            <w:div w:id="1378504777">
              <w:marLeft w:val="0"/>
              <w:marRight w:val="0"/>
              <w:marTop w:val="0"/>
              <w:marBottom w:val="0"/>
              <w:divBdr>
                <w:top w:val="none" w:sz="0" w:space="0" w:color="auto"/>
                <w:left w:val="none" w:sz="0" w:space="0" w:color="auto"/>
                <w:bottom w:val="none" w:sz="0" w:space="0" w:color="auto"/>
                <w:right w:val="none" w:sz="0" w:space="0" w:color="auto"/>
              </w:divBdr>
            </w:div>
            <w:div w:id="434324846">
              <w:marLeft w:val="0"/>
              <w:marRight w:val="0"/>
              <w:marTop w:val="0"/>
              <w:marBottom w:val="0"/>
              <w:divBdr>
                <w:top w:val="none" w:sz="0" w:space="0" w:color="auto"/>
                <w:left w:val="none" w:sz="0" w:space="0" w:color="auto"/>
                <w:bottom w:val="none" w:sz="0" w:space="0" w:color="auto"/>
                <w:right w:val="none" w:sz="0" w:space="0" w:color="auto"/>
              </w:divBdr>
            </w:div>
            <w:div w:id="755446659">
              <w:marLeft w:val="0"/>
              <w:marRight w:val="0"/>
              <w:marTop w:val="0"/>
              <w:marBottom w:val="0"/>
              <w:divBdr>
                <w:top w:val="none" w:sz="0" w:space="0" w:color="auto"/>
                <w:left w:val="none" w:sz="0" w:space="0" w:color="auto"/>
                <w:bottom w:val="none" w:sz="0" w:space="0" w:color="auto"/>
                <w:right w:val="none" w:sz="0" w:space="0" w:color="auto"/>
              </w:divBdr>
            </w:div>
            <w:div w:id="1307931474">
              <w:marLeft w:val="0"/>
              <w:marRight w:val="0"/>
              <w:marTop w:val="0"/>
              <w:marBottom w:val="0"/>
              <w:divBdr>
                <w:top w:val="none" w:sz="0" w:space="0" w:color="auto"/>
                <w:left w:val="none" w:sz="0" w:space="0" w:color="auto"/>
                <w:bottom w:val="none" w:sz="0" w:space="0" w:color="auto"/>
                <w:right w:val="none" w:sz="0" w:space="0" w:color="auto"/>
              </w:divBdr>
            </w:div>
            <w:div w:id="943146002">
              <w:marLeft w:val="0"/>
              <w:marRight w:val="0"/>
              <w:marTop w:val="0"/>
              <w:marBottom w:val="0"/>
              <w:divBdr>
                <w:top w:val="none" w:sz="0" w:space="0" w:color="auto"/>
                <w:left w:val="none" w:sz="0" w:space="0" w:color="auto"/>
                <w:bottom w:val="none" w:sz="0" w:space="0" w:color="auto"/>
                <w:right w:val="none" w:sz="0" w:space="0" w:color="auto"/>
              </w:divBdr>
            </w:div>
            <w:div w:id="302545255">
              <w:marLeft w:val="0"/>
              <w:marRight w:val="0"/>
              <w:marTop w:val="0"/>
              <w:marBottom w:val="0"/>
              <w:divBdr>
                <w:top w:val="none" w:sz="0" w:space="0" w:color="auto"/>
                <w:left w:val="none" w:sz="0" w:space="0" w:color="auto"/>
                <w:bottom w:val="none" w:sz="0" w:space="0" w:color="auto"/>
                <w:right w:val="none" w:sz="0" w:space="0" w:color="auto"/>
              </w:divBdr>
            </w:div>
            <w:div w:id="324943461">
              <w:marLeft w:val="0"/>
              <w:marRight w:val="0"/>
              <w:marTop w:val="0"/>
              <w:marBottom w:val="0"/>
              <w:divBdr>
                <w:top w:val="none" w:sz="0" w:space="0" w:color="auto"/>
                <w:left w:val="none" w:sz="0" w:space="0" w:color="auto"/>
                <w:bottom w:val="none" w:sz="0" w:space="0" w:color="auto"/>
                <w:right w:val="none" w:sz="0" w:space="0" w:color="auto"/>
              </w:divBdr>
            </w:div>
            <w:div w:id="846478984">
              <w:marLeft w:val="0"/>
              <w:marRight w:val="0"/>
              <w:marTop w:val="0"/>
              <w:marBottom w:val="0"/>
              <w:divBdr>
                <w:top w:val="none" w:sz="0" w:space="0" w:color="auto"/>
                <w:left w:val="none" w:sz="0" w:space="0" w:color="auto"/>
                <w:bottom w:val="none" w:sz="0" w:space="0" w:color="auto"/>
                <w:right w:val="none" w:sz="0" w:space="0" w:color="auto"/>
              </w:divBdr>
            </w:div>
            <w:div w:id="326327195">
              <w:marLeft w:val="0"/>
              <w:marRight w:val="0"/>
              <w:marTop w:val="0"/>
              <w:marBottom w:val="0"/>
              <w:divBdr>
                <w:top w:val="none" w:sz="0" w:space="0" w:color="auto"/>
                <w:left w:val="none" w:sz="0" w:space="0" w:color="auto"/>
                <w:bottom w:val="none" w:sz="0" w:space="0" w:color="auto"/>
                <w:right w:val="none" w:sz="0" w:space="0" w:color="auto"/>
              </w:divBdr>
            </w:div>
            <w:div w:id="2049530282">
              <w:marLeft w:val="0"/>
              <w:marRight w:val="0"/>
              <w:marTop w:val="0"/>
              <w:marBottom w:val="0"/>
              <w:divBdr>
                <w:top w:val="none" w:sz="0" w:space="0" w:color="auto"/>
                <w:left w:val="none" w:sz="0" w:space="0" w:color="auto"/>
                <w:bottom w:val="none" w:sz="0" w:space="0" w:color="auto"/>
                <w:right w:val="none" w:sz="0" w:space="0" w:color="auto"/>
              </w:divBdr>
            </w:div>
            <w:div w:id="1602254064">
              <w:marLeft w:val="0"/>
              <w:marRight w:val="0"/>
              <w:marTop w:val="0"/>
              <w:marBottom w:val="0"/>
              <w:divBdr>
                <w:top w:val="none" w:sz="0" w:space="0" w:color="auto"/>
                <w:left w:val="none" w:sz="0" w:space="0" w:color="auto"/>
                <w:bottom w:val="none" w:sz="0" w:space="0" w:color="auto"/>
                <w:right w:val="none" w:sz="0" w:space="0" w:color="auto"/>
              </w:divBdr>
            </w:div>
            <w:div w:id="1197890362">
              <w:marLeft w:val="0"/>
              <w:marRight w:val="0"/>
              <w:marTop w:val="0"/>
              <w:marBottom w:val="0"/>
              <w:divBdr>
                <w:top w:val="none" w:sz="0" w:space="0" w:color="auto"/>
                <w:left w:val="none" w:sz="0" w:space="0" w:color="auto"/>
                <w:bottom w:val="none" w:sz="0" w:space="0" w:color="auto"/>
                <w:right w:val="none" w:sz="0" w:space="0" w:color="auto"/>
              </w:divBdr>
            </w:div>
            <w:div w:id="1419786087">
              <w:marLeft w:val="0"/>
              <w:marRight w:val="0"/>
              <w:marTop w:val="0"/>
              <w:marBottom w:val="0"/>
              <w:divBdr>
                <w:top w:val="none" w:sz="0" w:space="0" w:color="auto"/>
                <w:left w:val="none" w:sz="0" w:space="0" w:color="auto"/>
                <w:bottom w:val="none" w:sz="0" w:space="0" w:color="auto"/>
                <w:right w:val="none" w:sz="0" w:space="0" w:color="auto"/>
              </w:divBdr>
            </w:div>
            <w:div w:id="225722331">
              <w:marLeft w:val="0"/>
              <w:marRight w:val="0"/>
              <w:marTop w:val="0"/>
              <w:marBottom w:val="0"/>
              <w:divBdr>
                <w:top w:val="none" w:sz="0" w:space="0" w:color="auto"/>
                <w:left w:val="none" w:sz="0" w:space="0" w:color="auto"/>
                <w:bottom w:val="none" w:sz="0" w:space="0" w:color="auto"/>
                <w:right w:val="none" w:sz="0" w:space="0" w:color="auto"/>
              </w:divBdr>
            </w:div>
            <w:div w:id="1090195840">
              <w:marLeft w:val="0"/>
              <w:marRight w:val="0"/>
              <w:marTop w:val="0"/>
              <w:marBottom w:val="0"/>
              <w:divBdr>
                <w:top w:val="none" w:sz="0" w:space="0" w:color="auto"/>
                <w:left w:val="none" w:sz="0" w:space="0" w:color="auto"/>
                <w:bottom w:val="none" w:sz="0" w:space="0" w:color="auto"/>
                <w:right w:val="none" w:sz="0" w:space="0" w:color="auto"/>
              </w:divBdr>
            </w:div>
            <w:div w:id="1637294562">
              <w:marLeft w:val="0"/>
              <w:marRight w:val="0"/>
              <w:marTop w:val="0"/>
              <w:marBottom w:val="0"/>
              <w:divBdr>
                <w:top w:val="none" w:sz="0" w:space="0" w:color="auto"/>
                <w:left w:val="none" w:sz="0" w:space="0" w:color="auto"/>
                <w:bottom w:val="none" w:sz="0" w:space="0" w:color="auto"/>
                <w:right w:val="none" w:sz="0" w:space="0" w:color="auto"/>
              </w:divBdr>
            </w:div>
            <w:div w:id="1554387041">
              <w:marLeft w:val="0"/>
              <w:marRight w:val="0"/>
              <w:marTop w:val="0"/>
              <w:marBottom w:val="0"/>
              <w:divBdr>
                <w:top w:val="none" w:sz="0" w:space="0" w:color="auto"/>
                <w:left w:val="none" w:sz="0" w:space="0" w:color="auto"/>
                <w:bottom w:val="none" w:sz="0" w:space="0" w:color="auto"/>
                <w:right w:val="none" w:sz="0" w:space="0" w:color="auto"/>
              </w:divBdr>
            </w:div>
            <w:div w:id="1574925367">
              <w:marLeft w:val="0"/>
              <w:marRight w:val="0"/>
              <w:marTop w:val="0"/>
              <w:marBottom w:val="0"/>
              <w:divBdr>
                <w:top w:val="none" w:sz="0" w:space="0" w:color="auto"/>
                <w:left w:val="none" w:sz="0" w:space="0" w:color="auto"/>
                <w:bottom w:val="none" w:sz="0" w:space="0" w:color="auto"/>
                <w:right w:val="none" w:sz="0" w:space="0" w:color="auto"/>
              </w:divBdr>
            </w:div>
            <w:div w:id="467209470">
              <w:marLeft w:val="0"/>
              <w:marRight w:val="0"/>
              <w:marTop w:val="0"/>
              <w:marBottom w:val="0"/>
              <w:divBdr>
                <w:top w:val="none" w:sz="0" w:space="0" w:color="auto"/>
                <w:left w:val="none" w:sz="0" w:space="0" w:color="auto"/>
                <w:bottom w:val="none" w:sz="0" w:space="0" w:color="auto"/>
                <w:right w:val="none" w:sz="0" w:space="0" w:color="auto"/>
              </w:divBdr>
            </w:div>
            <w:div w:id="127210067">
              <w:marLeft w:val="0"/>
              <w:marRight w:val="0"/>
              <w:marTop w:val="0"/>
              <w:marBottom w:val="0"/>
              <w:divBdr>
                <w:top w:val="none" w:sz="0" w:space="0" w:color="auto"/>
                <w:left w:val="none" w:sz="0" w:space="0" w:color="auto"/>
                <w:bottom w:val="none" w:sz="0" w:space="0" w:color="auto"/>
                <w:right w:val="none" w:sz="0" w:space="0" w:color="auto"/>
              </w:divBdr>
            </w:div>
            <w:div w:id="2011443948">
              <w:marLeft w:val="0"/>
              <w:marRight w:val="0"/>
              <w:marTop w:val="0"/>
              <w:marBottom w:val="0"/>
              <w:divBdr>
                <w:top w:val="none" w:sz="0" w:space="0" w:color="auto"/>
                <w:left w:val="none" w:sz="0" w:space="0" w:color="auto"/>
                <w:bottom w:val="none" w:sz="0" w:space="0" w:color="auto"/>
                <w:right w:val="none" w:sz="0" w:space="0" w:color="auto"/>
              </w:divBdr>
            </w:div>
            <w:div w:id="329531037">
              <w:marLeft w:val="0"/>
              <w:marRight w:val="0"/>
              <w:marTop w:val="0"/>
              <w:marBottom w:val="0"/>
              <w:divBdr>
                <w:top w:val="none" w:sz="0" w:space="0" w:color="auto"/>
                <w:left w:val="none" w:sz="0" w:space="0" w:color="auto"/>
                <w:bottom w:val="none" w:sz="0" w:space="0" w:color="auto"/>
                <w:right w:val="none" w:sz="0" w:space="0" w:color="auto"/>
              </w:divBdr>
            </w:div>
            <w:div w:id="963853881">
              <w:marLeft w:val="0"/>
              <w:marRight w:val="0"/>
              <w:marTop w:val="0"/>
              <w:marBottom w:val="0"/>
              <w:divBdr>
                <w:top w:val="none" w:sz="0" w:space="0" w:color="auto"/>
                <w:left w:val="none" w:sz="0" w:space="0" w:color="auto"/>
                <w:bottom w:val="none" w:sz="0" w:space="0" w:color="auto"/>
                <w:right w:val="none" w:sz="0" w:space="0" w:color="auto"/>
              </w:divBdr>
            </w:div>
            <w:div w:id="763960354">
              <w:marLeft w:val="0"/>
              <w:marRight w:val="0"/>
              <w:marTop w:val="0"/>
              <w:marBottom w:val="0"/>
              <w:divBdr>
                <w:top w:val="none" w:sz="0" w:space="0" w:color="auto"/>
                <w:left w:val="none" w:sz="0" w:space="0" w:color="auto"/>
                <w:bottom w:val="none" w:sz="0" w:space="0" w:color="auto"/>
                <w:right w:val="none" w:sz="0" w:space="0" w:color="auto"/>
              </w:divBdr>
            </w:div>
            <w:div w:id="1170146150">
              <w:marLeft w:val="0"/>
              <w:marRight w:val="0"/>
              <w:marTop w:val="0"/>
              <w:marBottom w:val="0"/>
              <w:divBdr>
                <w:top w:val="none" w:sz="0" w:space="0" w:color="auto"/>
                <w:left w:val="none" w:sz="0" w:space="0" w:color="auto"/>
                <w:bottom w:val="none" w:sz="0" w:space="0" w:color="auto"/>
                <w:right w:val="none" w:sz="0" w:space="0" w:color="auto"/>
              </w:divBdr>
            </w:div>
            <w:div w:id="1860927275">
              <w:marLeft w:val="0"/>
              <w:marRight w:val="0"/>
              <w:marTop w:val="0"/>
              <w:marBottom w:val="0"/>
              <w:divBdr>
                <w:top w:val="none" w:sz="0" w:space="0" w:color="auto"/>
                <w:left w:val="none" w:sz="0" w:space="0" w:color="auto"/>
                <w:bottom w:val="none" w:sz="0" w:space="0" w:color="auto"/>
                <w:right w:val="none" w:sz="0" w:space="0" w:color="auto"/>
              </w:divBdr>
            </w:div>
            <w:div w:id="964001256">
              <w:marLeft w:val="0"/>
              <w:marRight w:val="0"/>
              <w:marTop w:val="0"/>
              <w:marBottom w:val="0"/>
              <w:divBdr>
                <w:top w:val="none" w:sz="0" w:space="0" w:color="auto"/>
                <w:left w:val="none" w:sz="0" w:space="0" w:color="auto"/>
                <w:bottom w:val="none" w:sz="0" w:space="0" w:color="auto"/>
                <w:right w:val="none" w:sz="0" w:space="0" w:color="auto"/>
              </w:divBdr>
            </w:div>
            <w:div w:id="1737584718">
              <w:marLeft w:val="0"/>
              <w:marRight w:val="0"/>
              <w:marTop w:val="0"/>
              <w:marBottom w:val="0"/>
              <w:divBdr>
                <w:top w:val="none" w:sz="0" w:space="0" w:color="auto"/>
                <w:left w:val="none" w:sz="0" w:space="0" w:color="auto"/>
                <w:bottom w:val="none" w:sz="0" w:space="0" w:color="auto"/>
                <w:right w:val="none" w:sz="0" w:space="0" w:color="auto"/>
              </w:divBdr>
            </w:div>
            <w:div w:id="2095319151">
              <w:marLeft w:val="0"/>
              <w:marRight w:val="0"/>
              <w:marTop w:val="0"/>
              <w:marBottom w:val="0"/>
              <w:divBdr>
                <w:top w:val="none" w:sz="0" w:space="0" w:color="auto"/>
                <w:left w:val="none" w:sz="0" w:space="0" w:color="auto"/>
                <w:bottom w:val="none" w:sz="0" w:space="0" w:color="auto"/>
                <w:right w:val="none" w:sz="0" w:space="0" w:color="auto"/>
              </w:divBdr>
            </w:div>
            <w:div w:id="482742204">
              <w:marLeft w:val="0"/>
              <w:marRight w:val="0"/>
              <w:marTop w:val="0"/>
              <w:marBottom w:val="0"/>
              <w:divBdr>
                <w:top w:val="none" w:sz="0" w:space="0" w:color="auto"/>
                <w:left w:val="none" w:sz="0" w:space="0" w:color="auto"/>
                <w:bottom w:val="none" w:sz="0" w:space="0" w:color="auto"/>
                <w:right w:val="none" w:sz="0" w:space="0" w:color="auto"/>
              </w:divBdr>
            </w:div>
            <w:div w:id="631981012">
              <w:marLeft w:val="0"/>
              <w:marRight w:val="0"/>
              <w:marTop w:val="0"/>
              <w:marBottom w:val="0"/>
              <w:divBdr>
                <w:top w:val="none" w:sz="0" w:space="0" w:color="auto"/>
                <w:left w:val="none" w:sz="0" w:space="0" w:color="auto"/>
                <w:bottom w:val="none" w:sz="0" w:space="0" w:color="auto"/>
                <w:right w:val="none" w:sz="0" w:space="0" w:color="auto"/>
              </w:divBdr>
            </w:div>
            <w:div w:id="1063917954">
              <w:marLeft w:val="0"/>
              <w:marRight w:val="0"/>
              <w:marTop w:val="0"/>
              <w:marBottom w:val="0"/>
              <w:divBdr>
                <w:top w:val="none" w:sz="0" w:space="0" w:color="auto"/>
                <w:left w:val="none" w:sz="0" w:space="0" w:color="auto"/>
                <w:bottom w:val="none" w:sz="0" w:space="0" w:color="auto"/>
                <w:right w:val="none" w:sz="0" w:space="0" w:color="auto"/>
              </w:divBdr>
            </w:div>
            <w:div w:id="467820770">
              <w:marLeft w:val="0"/>
              <w:marRight w:val="0"/>
              <w:marTop w:val="0"/>
              <w:marBottom w:val="0"/>
              <w:divBdr>
                <w:top w:val="none" w:sz="0" w:space="0" w:color="auto"/>
                <w:left w:val="none" w:sz="0" w:space="0" w:color="auto"/>
                <w:bottom w:val="none" w:sz="0" w:space="0" w:color="auto"/>
                <w:right w:val="none" w:sz="0" w:space="0" w:color="auto"/>
              </w:divBdr>
            </w:div>
            <w:div w:id="1751654441">
              <w:marLeft w:val="0"/>
              <w:marRight w:val="0"/>
              <w:marTop w:val="0"/>
              <w:marBottom w:val="0"/>
              <w:divBdr>
                <w:top w:val="none" w:sz="0" w:space="0" w:color="auto"/>
                <w:left w:val="none" w:sz="0" w:space="0" w:color="auto"/>
                <w:bottom w:val="none" w:sz="0" w:space="0" w:color="auto"/>
                <w:right w:val="none" w:sz="0" w:space="0" w:color="auto"/>
              </w:divBdr>
            </w:div>
            <w:div w:id="1179655165">
              <w:marLeft w:val="0"/>
              <w:marRight w:val="0"/>
              <w:marTop w:val="0"/>
              <w:marBottom w:val="0"/>
              <w:divBdr>
                <w:top w:val="none" w:sz="0" w:space="0" w:color="auto"/>
                <w:left w:val="none" w:sz="0" w:space="0" w:color="auto"/>
                <w:bottom w:val="none" w:sz="0" w:space="0" w:color="auto"/>
                <w:right w:val="none" w:sz="0" w:space="0" w:color="auto"/>
              </w:divBdr>
            </w:div>
            <w:div w:id="1318459362">
              <w:marLeft w:val="0"/>
              <w:marRight w:val="0"/>
              <w:marTop w:val="0"/>
              <w:marBottom w:val="0"/>
              <w:divBdr>
                <w:top w:val="none" w:sz="0" w:space="0" w:color="auto"/>
                <w:left w:val="none" w:sz="0" w:space="0" w:color="auto"/>
                <w:bottom w:val="none" w:sz="0" w:space="0" w:color="auto"/>
                <w:right w:val="none" w:sz="0" w:space="0" w:color="auto"/>
              </w:divBdr>
            </w:div>
            <w:div w:id="1146360503">
              <w:marLeft w:val="0"/>
              <w:marRight w:val="0"/>
              <w:marTop w:val="0"/>
              <w:marBottom w:val="0"/>
              <w:divBdr>
                <w:top w:val="none" w:sz="0" w:space="0" w:color="auto"/>
                <w:left w:val="none" w:sz="0" w:space="0" w:color="auto"/>
                <w:bottom w:val="none" w:sz="0" w:space="0" w:color="auto"/>
                <w:right w:val="none" w:sz="0" w:space="0" w:color="auto"/>
              </w:divBdr>
            </w:div>
            <w:div w:id="2015953203">
              <w:marLeft w:val="0"/>
              <w:marRight w:val="0"/>
              <w:marTop w:val="0"/>
              <w:marBottom w:val="0"/>
              <w:divBdr>
                <w:top w:val="none" w:sz="0" w:space="0" w:color="auto"/>
                <w:left w:val="none" w:sz="0" w:space="0" w:color="auto"/>
                <w:bottom w:val="none" w:sz="0" w:space="0" w:color="auto"/>
                <w:right w:val="none" w:sz="0" w:space="0" w:color="auto"/>
              </w:divBdr>
            </w:div>
            <w:div w:id="219749055">
              <w:marLeft w:val="0"/>
              <w:marRight w:val="0"/>
              <w:marTop w:val="0"/>
              <w:marBottom w:val="0"/>
              <w:divBdr>
                <w:top w:val="none" w:sz="0" w:space="0" w:color="auto"/>
                <w:left w:val="none" w:sz="0" w:space="0" w:color="auto"/>
                <w:bottom w:val="none" w:sz="0" w:space="0" w:color="auto"/>
                <w:right w:val="none" w:sz="0" w:space="0" w:color="auto"/>
              </w:divBdr>
            </w:div>
            <w:div w:id="352877872">
              <w:marLeft w:val="0"/>
              <w:marRight w:val="0"/>
              <w:marTop w:val="0"/>
              <w:marBottom w:val="0"/>
              <w:divBdr>
                <w:top w:val="none" w:sz="0" w:space="0" w:color="auto"/>
                <w:left w:val="none" w:sz="0" w:space="0" w:color="auto"/>
                <w:bottom w:val="none" w:sz="0" w:space="0" w:color="auto"/>
                <w:right w:val="none" w:sz="0" w:space="0" w:color="auto"/>
              </w:divBdr>
            </w:div>
            <w:div w:id="1025444881">
              <w:marLeft w:val="0"/>
              <w:marRight w:val="0"/>
              <w:marTop w:val="0"/>
              <w:marBottom w:val="0"/>
              <w:divBdr>
                <w:top w:val="none" w:sz="0" w:space="0" w:color="auto"/>
                <w:left w:val="none" w:sz="0" w:space="0" w:color="auto"/>
                <w:bottom w:val="none" w:sz="0" w:space="0" w:color="auto"/>
                <w:right w:val="none" w:sz="0" w:space="0" w:color="auto"/>
              </w:divBdr>
            </w:div>
            <w:div w:id="2051806981">
              <w:marLeft w:val="0"/>
              <w:marRight w:val="0"/>
              <w:marTop w:val="0"/>
              <w:marBottom w:val="0"/>
              <w:divBdr>
                <w:top w:val="none" w:sz="0" w:space="0" w:color="auto"/>
                <w:left w:val="none" w:sz="0" w:space="0" w:color="auto"/>
                <w:bottom w:val="none" w:sz="0" w:space="0" w:color="auto"/>
                <w:right w:val="none" w:sz="0" w:space="0" w:color="auto"/>
              </w:divBdr>
            </w:div>
            <w:div w:id="709115389">
              <w:marLeft w:val="0"/>
              <w:marRight w:val="0"/>
              <w:marTop w:val="0"/>
              <w:marBottom w:val="0"/>
              <w:divBdr>
                <w:top w:val="none" w:sz="0" w:space="0" w:color="auto"/>
                <w:left w:val="none" w:sz="0" w:space="0" w:color="auto"/>
                <w:bottom w:val="none" w:sz="0" w:space="0" w:color="auto"/>
                <w:right w:val="none" w:sz="0" w:space="0" w:color="auto"/>
              </w:divBdr>
            </w:div>
            <w:div w:id="705955188">
              <w:marLeft w:val="0"/>
              <w:marRight w:val="0"/>
              <w:marTop w:val="0"/>
              <w:marBottom w:val="0"/>
              <w:divBdr>
                <w:top w:val="none" w:sz="0" w:space="0" w:color="auto"/>
                <w:left w:val="none" w:sz="0" w:space="0" w:color="auto"/>
                <w:bottom w:val="none" w:sz="0" w:space="0" w:color="auto"/>
                <w:right w:val="none" w:sz="0" w:space="0" w:color="auto"/>
              </w:divBdr>
            </w:div>
            <w:div w:id="926616760">
              <w:marLeft w:val="0"/>
              <w:marRight w:val="0"/>
              <w:marTop w:val="0"/>
              <w:marBottom w:val="0"/>
              <w:divBdr>
                <w:top w:val="none" w:sz="0" w:space="0" w:color="auto"/>
                <w:left w:val="none" w:sz="0" w:space="0" w:color="auto"/>
                <w:bottom w:val="none" w:sz="0" w:space="0" w:color="auto"/>
                <w:right w:val="none" w:sz="0" w:space="0" w:color="auto"/>
              </w:divBdr>
            </w:div>
            <w:div w:id="1900357351">
              <w:marLeft w:val="0"/>
              <w:marRight w:val="0"/>
              <w:marTop w:val="0"/>
              <w:marBottom w:val="0"/>
              <w:divBdr>
                <w:top w:val="none" w:sz="0" w:space="0" w:color="auto"/>
                <w:left w:val="none" w:sz="0" w:space="0" w:color="auto"/>
                <w:bottom w:val="none" w:sz="0" w:space="0" w:color="auto"/>
                <w:right w:val="none" w:sz="0" w:space="0" w:color="auto"/>
              </w:divBdr>
            </w:div>
            <w:div w:id="115220516">
              <w:marLeft w:val="0"/>
              <w:marRight w:val="0"/>
              <w:marTop w:val="0"/>
              <w:marBottom w:val="0"/>
              <w:divBdr>
                <w:top w:val="none" w:sz="0" w:space="0" w:color="auto"/>
                <w:left w:val="none" w:sz="0" w:space="0" w:color="auto"/>
                <w:bottom w:val="none" w:sz="0" w:space="0" w:color="auto"/>
                <w:right w:val="none" w:sz="0" w:space="0" w:color="auto"/>
              </w:divBdr>
            </w:div>
            <w:div w:id="319620150">
              <w:marLeft w:val="0"/>
              <w:marRight w:val="0"/>
              <w:marTop w:val="0"/>
              <w:marBottom w:val="0"/>
              <w:divBdr>
                <w:top w:val="none" w:sz="0" w:space="0" w:color="auto"/>
                <w:left w:val="none" w:sz="0" w:space="0" w:color="auto"/>
                <w:bottom w:val="none" w:sz="0" w:space="0" w:color="auto"/>
                <w:right w:val="none" w:sz="0" w:space="0" w:color="auto"/>
              </w:divBdr>
            </w:div>
            <w:div w:id="198671070">
              <w:marLeft w:val="0"/>
              <w:marRight w:val="0"/>
              <w:marTop w:val="0"/>
              <w:marBottom w:val="0"/>
              <w:divBdr>
                <w:top w:val="none" w:sz="0" w:space="0" w:color="auto"/>
                <w:left w:val="none" w:sz="0" w:space="0" w:color="auto"/>
                <w:bottom w:val="none" w:sz="0" w:space="0" w:color="auto"/>
                <w:right w:val="none" w:sz="0" w:space="0" w:color="auto"/>
              </w:divBdr>
            </w:div>
            <w:div w:id="1102217055">
              <w:marLeft w:val="0"/>
              <w:marRight w:val="0"/>
              <w:marTop w:val="0"/>
              <w:marBottom w:val="0"/>
              <w:divBdr>
                <w:top w:val="none" w:sz="0" w:space="0" w:color="auto"/>
                <w:left w:val="none" w:sz="0" w:space="0" w:color="auto"/>
                <w:bottom w:val="none" w:sz="0" w:space="0" w:color="auto"/>
                <w:right w:val="none" w:sz="0" w:space="0" w:color="auto"/>
              </w:divBdr>
            </w:div>
            <w:div w:id="367610565">
              <w:marLeft w:val="0"/>
              <w:marRight w:val="0"/>
              <w:marTop w:val="0"/>
              <w:marBottom w:val="0"/>
              <w:divBdr>
                <w:top w:val="none" w:sz="0" w:space="0" w:color="auto"/>
                <w:left w:val="none" w:sz="0" w:space="0" w:color="auto"/>
                <w:bottom w:val="none" w:sz="0" w:space="0" w:color="auto"/>
                <w:right w:val="none" w:sz="0" w:space="0" w:color="auto"/>
              </w:divBdr>
            </w:div>
            <w:div w:id="1980064654">
              <w:marLeft w:val="0"/>
              <w:marRight w:val="0"/>
              <w:marTop w:val="0"/>
              <w:marBottom w:val="0"/>
              <w:divBdr>
                <w:top w:val="none" w:sz="0" w:space="0" w:color="auto"/>
                <w:left w:val="none" w:sz="0" w:space="0" w:color="auto"/>
                <w:bottom w:val="none" w:sz="0" w:space="0" w:color="auto"/>
                <w:right w:val="none" w:sz="0" w:space="0" w:color="auto"/>
              </w:divBdr>
            </w:div>
            <w:div w:id="1601790833">
              <w:marLeft w:val="0"/>
              <w:marRight w:val="0"/>
              <w:marTop w:val="0"/>
              <w:marBottom w:val="0"/>
              <w:divBdr>
                <w:top w:val="none" w:sz="0" w:space="0" w:color="auto"/>
                <w:left w:val="none" w:sz="0" w:space="0" w:color="auto"/>
                <w:bottom w:val="none" w:sz="0" w:space="0" w:color="auto"/>
                <w:right w:val="none" w:sz="0" w:space="0" w:color="auto"/>
              </w:divBdr>
            </w:div>
            <w:div w:id="103230229">
              <w:marLeft w:val="0"/>
              <w:marRight w:val="0"/>
              <w:marTop w:val="0"/>
              <w:marBottom w:val="0"/>
              <w:divBdr>
                <w:top w:val="none" w:sz="0" w:space="0" w:color="auto"/>
                <w:left w:val="none" w:sz="0" w:space="0" w:color="auto"/>
                <w:bottom w:val="none" w:sz="0" w:space="0" w:color="auto"/>
                <w:right w:val="none" w:sz="0" w:space="0" w:color="auto"/>
              </w:divBdr>
            </w:div>
            <w:div w:id="1577595945">
              <w:marLeft w:val="0"/>
              <w:marRight w:val="0"/>
              <w:marTop w:val="0"/>
              <w:marBottom w:val="0"/>
              <w:divBdr>
                <w:top w:val="none" w:sz="0" w:space="0" w:color="auto"/>
                <w:left w:val="none" w:sz="0" w:space="0" w:color="auto"/>
                <w:bottom w:val="none" w:sz="0" w:space="0" w:color="auto"/>
                <w:right w:val="none" w:sz="0" w:space="0" w:color="auto"/>
              </w:divBdr>
            </w:div>
            <w:div w:id="824660196">
              <w:marLeft w:val="0"/>
              <w:marRight w:val="0"/>
              <w:marTop w:val="0"/>
              <w:marBottom w:val="0"/>
              <w:divBdr>
                <w:top w:val="none" w:sz="0" w:space="0" w:color="auto"/>
                <w:left w:val="none" w:sz="0" w:space="0" w:color="auto"/>
                <w:bottom w:val="none" w:sz="0" w:space="0" w:color="auto"/>
                <w:right w:val="none" w:sz="0" w:space="0" w:color="auto"/>
              </w:divBdr>
            </w:div>
            <w:div w:id="1616209589">
              <w:marLeft w:val="0"/>
              <w:marRight w:val="0"/>
              <w:marTop w:val="0"/>
              <w:marBottom w:val="0"/>
              <w:divBdr>
                <w:top w:val="none" w:sz="0" w:space="0" w:color="auto"/>
                <w:left w:val="none" w:sz="0" w:space="0" w:color="auto"/>
                <w:bottom w:val="none" w:sz="0" w:space="0" w:color="auto"/>
                <w:right w:val="none" w:sz="0" w:space="0" w:color="auto"/>
              </w:divBdr>
            </w:div>
            <w:div w:id="1539855901">
              <w:marLeft w:val="0"/>
              <w:marRight w:val="0"/>
              <w:marTop w:val="0"/>
              <w:marBottom w:val="0"/>
              <w:divBdr>
                <w:top w:val="none" w:sz="0" w:space="0" w:color="auto"/>
                <w:left w:val="none" w:sz="0" w:space="0" w:color="auto"/>
                <w:bottom w:val="none" w:sz="0" w:space="0" w:color="auto"/>
                <w:right w:val="none" w:sz="0" w:space="0" w:color="auto"/>
              </w:divBdr>
            </w:div>
            <w:div w:id="777065127">
              <w:marLeft w:val="0"/>
              <w:marRight w:val="0"/>
              <w:marTop w:val="0"/>
              <w:marBottom w:val="0"/>
              <w:divBdr>
                <w:top w:val="none" w:sz="0" w:space="0" w:color="auto"/>
                <w:left w:val="none" w:sz="0" w:space="0" w:color="auto"/>
                <w:bottom w:val="none" w:sz="0" w:space="0" w:color="auto"/>
                <w:right w:val="none" w:sz="0" w:space="0" w:color="auto"/>
              </w:divBdr>
            </w:div>
            <w:div w:id="195046369">
              <w:marLeft w:val="0"/>
              <w:marRight w:val="0"/>
              <w:marTop w:val="0"/>
              <w:marBottom w:val="0"/>
              <w:divBdr>
                <w:top w:val="none" w:sz="0" w:space="0" w:color="auto"/>
                <w:left w:val="none" w:sz="0" w:space="0" w:color="auto"/>
                <w:bottom w:val="none" w:sz="0" w:space="0" w:color="auto"/>
                <w:right w:val="none" w:sz="0" w:space="0" w:color="auto"/>
              </w:divBdr>
            </w:div>
            <w:div w:id="2117479436">
              <w:marLeft w:val="0"/>
              <w:marRight w:val="0"/>
              <w:marTop w:val="0"/>
              <w:marBottom w:val="0"/>
              <w:divBdr>
                <w:top w:val="none" w:sz="0" w:space="0" w:color="auto"/>
                <w:left w:val="none" w:sz="0" w:space="0" w:color="auto"/>
                <w:bottom w:val="none" w:sz="0" w:space="0" w:color="auto"/>
                <w:right w:val="none" w:sz="0" w:space="0" w:color="auto"/>
              </w:divBdr>
            </w:div>
            <w:div w:id="1272782817">
              <w:marLeft w:val="0"/>
              <w:marRight w:val="0"/>
              <w:marTop w:val="0"/>
              <w:marBottom w:val="0"/>
              <w:divBdr>
                <w:top w:val="none" w:sz="0" w:space="0" w:color="auto"/>
                <w:left w:val="none" w:sz="0" w:space="0" w:color="auto"/>
                <w:bottom w:val="none" w:sz="0" w:space="0" w:color="auto"/>
                <w:right w:val="none" w:sz="0" w:space="0" w:color="auto"/>
              </w:divBdr>
            </w:div>
            <w:div w:id="129783536">
              <w:marLeft w:val="0"/>
              <w:marRight w:val="0"/>
              <w:marTop w:val="0"/>
              <w:marBottom w:val="0"/>
              <w:divBdr>
                <w:top w:val="none" w:sz="0" w:space="0" w:color="auto"/>
                <w:left w:val="none" w:sz="0" w:space="0" w:color="auto"/>
                <w:bottom w:val="none" w:sz="0" w:space="0" w:color="auto"/>
                <w:right w:val="none" w:sz="0" w:space="0" w:color="auto"/>
              </w:divBdr>
            </w:div>
            <w:div w:id="1209413151">
              <w:marLeft w:val="0"/>
              <w:marRight w:val="0"/>
              <w:marTop w:val="0"/>
              <w:marBottom w:val="0"/>
              <w:divBdr>
                <w:top w:val="none" w:sz="0" w:space="0" w:color="auto"/>
                <w:left w:val="none" w:sz="0" w:space="0" w:color="auto"/>
                <w:bottom w:val="none" w:sz="0" w:space="0" w:color="auto"/>
                <w:right w:val="none" w:sz="0" w:space="0" w:color="auto"/>
              </w:divBdr>
            </w:div>
            <w:div w:id="1577474445">
              <w:marLeft w:val="0"/>
              <w:marRight w:val="0"/>
              <w:marTop w:val="0"/>
              <w:marBottom w:val="0"/>
              <w:divBdr>
                <w:top w:val="none" w:sz="0" w:space="0" w:color="auto"/>
                <w:left w:val="none" w:sz="0" w:space="0" w:color="auto"/>
                <w:bottom w:val="none" w:sz="0" w:space="0" w:color="auto"/>
                <w:right w:val="none" w:sz="0" w:space="0" w:color="auto"/>
              </w:divBdr>
            </w:div>
            <w:div w:id="507141529">
              <w:marLeft w:val="0"/>
              <w:marRight w:val="0"/>
              <w:marTop w:val="0"/>
              <w:marBottom w:val="0"/>
              <w:divBdr>
                <w:top w:val="none" w:sz="0" w:space="0" w:color="auto"/>
                <w:left w:val="none" w:sz="0" w:space="0" w:color="auto"/>
                <w:bottom w:val="none" w:sz="0" w:space="0" w:color="auto"/>
                <w:right w:val="none" w:sz="0" w:space="0" w:color="auto"/>
              </w:divBdr>
            </w:div>
            <w:div w:id="1212765038">
              <w:marLeft w:val="0"/>
              <w:marRight w:val="0"/>
              <w:marTop w:val="0"/>
              <w:marBottom w:val="0"/>
              <w:divBdr>
                <w:top w:val="none" w:sz="0" w:space="0" w:color="auto"/>
                <w:left w:val="none" w:sz="0" w:space="0" w:color="auto"/>
                <w:bottom w:val="none" w:sz="0" w:space="0" w:color="auto"/>
                <w:right w:val="none" w:sz="0" w:space="0" w:color="auto"/>
              </w:divBdr>
            </w:div>
            <w:div w:id="870649616">
              <w:marLeft w:val="0"/>
              <w:marRight w:val="0"/>
              <w:marTop w:val="0"/>
              <w:marBottom w:val="0"/>
              <w:divBdr>
                <w:top w:val="none" w:sz="0" w:space="0" w:color="auto"/>
                <w:left w:val="none" w:sz="0" w:space="0" w:color="auto"/>
                <w:bottom w:val="none" w:sz="0" w:space="0" w:color="auto"/>
                <w:right w:val="none" w:sz="0" w:space="0" w:color="auto"/>
              </w:divBdr>
            </w:div>
            <w:div w:id="1743717961">
              <w:marLeft w:val="0"/>
              <w:marRight w:val="0"/>
              <w:marTop w:val="0"/>
              <w:marBottom w:val="0"/>
              <w:divBdr>
                <w:top w:val="none" w:sz="0" w:space="0" w:color="auto"/>
                <w:left w:val="none" w:sz="0" w:space="0" w:color="auto"/>
                <w:bottom w:val="none" w:sz="0" w:space="0" w:color="auto"/>
                <w:right w:val="none" w:sz="0" w:space="0" w:color="auto"/>
              </w:divBdr>
            </w:div>
            <w:div w:id="592320719">
              <w:marLeft w:val="0"/>
              <w:marRight w:val="0"/>
              <w:marTop w:val="0"/>
              <w:marBottom w:val="0"/>
              <w:divBdr>
                <w:top w:val="none" w:sz="0" w:space="0" w:color="auto"/>
                <w:left w:val="none" w:sz="0" w:space="0" w:color="auto"/>
                <w:bottom w:val="none" w:sz="0" w:space="0" w:color="auto"/>
                <w:right w:val="none" w:sz="0" w:space="0" w:color="auto"/>
              </w:divBdr>
            </w:div>
            <w:div w:id="1015571984">
              <w:marLeft w:val="0"/>
              <w:marRight w:val="0"/>
              <w:marTop w:val="0"/>
              <w:marBottom w:val="0"/>
              <w:divBdr>
                <w:top w:val="none" w:sz="0" w:space="0" w:color="auto"/>
                <w:left w:val="none" w:sz="0" w:space="0" w:color="auto"/>
                <w:bottom w:val="none" w:sz="0" w:space="0" w:color="auto"/>
                <w:right w:val="none" w:sz="0" w:space="0" w:color="auto"/>
              </w:divBdr>
            </w:div>
            <w:div w:id="373968889">
              <w:marLeft w:val="0"/>
              <w:marRight w:val="0"/>
              <w:marTop w:val="0"/>
              <w:marBottom w:val="0"/>
              <w:divBdr>
                <w:top w:val="none" w:sz="0" w:space="0" w:color="auto"/>
                <w:left w:val="none" w:sz="0" w:space="0" w:color="auto"/>
                <w:bottom w:val="none" w:sz="0" w:space="0" w:color="auto"/>
                <w:right w:val="none" w:sz="0" w:space="0" w:color="auto"/>
              </w:divBdr>
            </w:div>
            <w:div w:id="546795586">
              <w:marLeft w:val="0"/>
              <w:marRight w:val="0"/>
              <w:marTop w:val="0"/>
              <w:marBottom w:val="0"/>
              <w:divBdr>
                <w:top w:val="none" w:sz="0" w:space="0" w:color="auto"/>
                <w:left w:val="none" w:sz="0" w:space="0" w:color="auto"/>
                <w:bottom w:val="none" w:sz="0" w:space="0" w:color="auto"/>
                <w:right w:val="none" w:sz="0" w:space="0" w:color="auto"/>
              </w:divBdr>
            </w:div>
            <w:div w:id="1105418115">
              <w:marLeft w:val="0"/>
              <w:marRight w:val="0"/>
              <w:marTop w:val="0"/>
              <w:marBottom w:val="0"/>
              <w:divBdr>
                <w:top w:val="none" w:sz="0" w:space="0" w:color="auto"/>
                <w:left w:val="none" w:sz="0" w:space="0" w:color="auto"/>
                <w:bottom w:val="none" w:sz="0" w:space="0" w:color="auto"/>
                <w:right w:val="none" w:sz="0" w:space="0" w:color="auto"/>
              </w:divBdr>
            </w:div>
            <w:div w:id="1337197937">
              <w:marLeft w:val="0"/>
              <w:marRight w:val="0"/>
              <w:marTop w:val="0"/>
              <w:marBottom w:val="0"/>
              <w:divBdr>
                <w:top w:val="none" w:sz="0" w:space="0" w:color="auto"/>
                <w:left w:val="none" w:sz="0" w:space="0" w:color="auto"/>
                <w:bottom w:val="none" w:sz="0" w:space="0" w:color="auto"/>
                <w:right w:val="none" w:sz="0" w:space="0" w:color="auto"/>
              </w:divBdr>
            </w:div>
            <w:div w:id="1316642091">
              <w:marLeft w:val="0"/>
              <w:marRight w:val="0"/>
              <w:marTop w:val="0"/>
              <w:marBottom w:val="0"/>
              <w:divBdr>
                <w:top w:val="none" w:sz="0" w:space="0" w:color="auto"/>
                <w:left w:val="none" w:sz="0" w:space="0" w:color="auto"/>
                <w:bottom w:val="none" w:sz="0" w:space="0" w:color="auto"/>
                <w:right w:val="none" w:sz="0" w:space="0" w:color="auto"/>
              </w:divBdr>
            </w:div>
            <w:div w:id="1304852349">
              <w:marLeft w:val="0"/>
              <w:marRight w:val="0"/>
              <w:marTop w:val="0"/>
              <w:marBottom w:val="0"/>
              <w:divBdr>
                <w:top w:val="none" w:sz="0" w:space="0" w:color="auto"/>
                <w:left w:val="none" w:sz="0" w:space="0" w:color="auto"/>
                <w:bottom w:val="none" w:sz="0" w:space="0" w:color="auto"/>
                <w:right w:val="none" w:sz="0" w:space="0" w:color="auto"/>
              </w:divBdr>
            </w:div>
            <w:div w:id="423578590">
              <w:marLeft w:val="0"/>
              <w:marRight w:val="0"/>
              <w:marTop w:val="0"/>
              <w:marBottom w:val="0"/>
              <w:divBdr>
                <w:top w:val="none" w:sz="0" w:space="0" w:color="auto"/>
                <w:left w:val="none" w:sz="0" w:space="0" w:color="auto"/>
                <w:bottom w:val="none" w:sz="0" w:space="0" w:color="auto"/>
                <w:right w:val="none" w:sz="0" w:space="0" w:color="auto"/>
              </w:divBdr>
            </w:div>
            <w:div w:id="288361960">
              <w:marLeft w:val="0"/>
              <w:marRight w:val="0"/>
              <w:marTop w:val="0"/>
              <w:marBottom w:val="0"/>
              <w:divBdr>
                <w:top w:val="none" w:sz="0" w:space="0" w:color="auto"/>
                <w:left w:val="none" w:sz="0" w:space="0" w:color="auto"/>
                <w:bottom w:val="none" w:sz="0" w:space="0" w:color="auto"/>
                <w:right w:val="none" w:sz="0" w:space="0" w:color="auto"/>
              </w:divBdr>
            </w:div>
            <w:div w:id="110321457">
              <w:marLeft w:val="0"/>
              <w:marRight w:val="0"/>
              <w:marTop w:val="0"/>
              <w:marBottom w:val="0"/>
              <w:divBdr>
                <w:top w:val="none" w:sz="0" w:space="0" w:color="auto"/>
                <w:left w:val="none" w:sz="0" w:space="0" w:color="auto"/>
                <w:bottom w:val="none" w:sz="0" w:space="0" w:color="auto"/>
                <w:right w:val="none" w:sz="0" w:space="0" w:color="auto"/>
              </w:divBdr>
            </w:div>
            <w:div w:id="279845400">
              <w:marLeft w:val="0"/>
              <w:marRight w:val="0"/>
              <w:marTop w:val="0"/>
              <w:marBottom w:val="0"/>
              <w:divBdr>
                <w:top w:val="none" w:sz="0" w:space="0" w:color="auto"/>
                <w:left w:val="none" w:sz="0" w:space="0" w:color="auto"/>
                <w:bottom w:val="none" w:sz="0" w:space="0" w:color="auto"/>
                <w:right w:val="none" w:sz="0" w:space="0" w:color="auto"/>
              </w:divBdr>
            </w:div>
            <w:div w:id="215313591">
              <w:marLeft w:val="0"/>
              <w:marRight w:val="0"/>
              <w:marTop w:val="0"/>
              <w:marBottom w:val="0"/>
              <w:divBdr>
                <w:top w:val="none" w:sz="0" w:space="0" w:color="auto"/>
                <w:left w:val="none" w:sz="0" w:space="0" w:color="auto"/>
                <w:bottom w:val="none" w:sz="0" w:space="0" w:color="auto"/>
                <w:right w:val="none" w:sz="0" w:space="0" w:color="auto"/>
              </w:divBdr>
            </w:div>
            <w:div w:id="1634368675">
              <w:marLeft w:val="0"/>
              <w:marRight w:val="0"/>
              <w:marTop w:val="0"/>
              <w:marBottom w:val="0"/>
              <w:divBdr>
                <w:top w:val="none" w:sz="0" w:space="0" w:color="auto"/>
                <w:left w:val="none" w:sz="0" w:space="0" w:color="auto"/>
                <w:bottom w:val="none" w:sz="0" w:space="0" w:color="auto"/>
                <w:right w:val="none" w:sz="0" w:space="0" w:color="auto"/>
              </w:divBdr>
            </w:div>
            <w:div w:id="598292478">
              <w:marLeft w:val="0"/>
              <w:marRight w:val="0"/>
              <w:marTop w:val="0"/>
              <w:marBottom w:val="0"/>
              <w:divBdr>
                <w:top w:val="none" w:sz="0" w:space="0" w:color="auto"/>
                <w:left w:val="none" w:sz="0" w:space="0" w:color="auto"/>
                <w:bottom w:val="none" w:sz="0" w:space="0" w:color="auto"/>
                <w:right w:val="none" w:sz="0" w:space="0" w:color="auto"/>
              </w:divBdr>
            </w:div>
            <w:div w:id="486214369">
              <w:marLeft w:val="0"/>
              <w:marRight w:val="0"/>
              <w:marTop w:val="0"/>
              <w:marBottom w:val="0"/>
              <w:divBdr>
                <w:top w:val="none" w:sz="0" w:space="0" w:color="auto"/>
                <w:left w:val="none" w:sz="0" w:space="0" w:color="auto"/>
                <w:bottom w:val="none" w:sz="0" w:space="0" w:color="auto"/>
                <w:right w:val="none" w:sz="0" w:space="0" w:color="auto"/>
              </w:divBdr>
            </w:div>
            <w:div w:id="2010860588">
              <w:marLeft w:val="0"/>
              <w:marRight w:val="0"/>
              <w:marTop w:val="0"/>
              <w:marBottom w:val="0"/>
              <w:divBdr>
                <w:top w:val="none" w:sz="0" w:space="0" w:color="auto"/>
                <w:left w:val="none" w:sz="0" w:space="0" w:color="auto"/>
                <w:bottom w:val="none" w:sz="0" w:space="0" w:color="auto"/>
                <w:right w:val="none" w:sz="0" w:space="0" w:color="auto"/>
              </w:divBdr>
            </w:div>
            <w:div w:id="1606883426">
              <w:marLeft w:val="0"/>
              <w:marRight w:val="0"/>
              <w:marTop w:val="0"/>
              <w:marBottom w:val="0"/>
              <w:divBdr>
                <w:top w:val="none" w:sz="0" w:space="0" w:color="auto"/>
                <w:left w:val="none" w:sz="0" w:space="0" w:color="auto"/>
                <w:bottom w:val="none" w:sz="0" w:space="0" w:color="auto"/>
                <w:right w:val="none" w:sz="0" w:space="0" w:color="auto"/>
              </w:divBdr>
            </w:div>
            <w:div w:id="1674259159">
              <w:marLeft w:val="0"/>
              <w:marRight w:val="0"/>
              <w:marTop w:val="0"/>
              <w:marBottom w:val="0"/>
              <w:divBdr>
                <w:top w:val="none" w:sz="0" w:space="0" w:color="auto"/>
                <w:left w:val="none" w:sz="0" w:space="0" w:color="auto"/>
                <w:bottom w:val="none" w:sz="0" w:space="0" w:color="auto"/>
                <w:right w:val="none" w:sz="0" w:space="0" w:color="auto"/>
              </w:divBdr>
            </w:div>
            <w:div w:id="161438790">
              <w:marLeft w:val="0"/>
              <w:marRight w:val="0"/>
              <w:marTop w:val="0"/>
              <w:marBottom w:val="0"/>
              <w:divBdr>
                <w:top w:val="none" w:sz="0" w:space="0" w:color="auto"/>
                <w:left w:val="none" w:sz="0" w:space="0" w:color="auto"/>
                <w:bottom w:val="none" w:sz="0" w:space="0" w:color="auto"/>
                <w:right w:val="none" w:sz="0" w:space="0" w:color="auto"/>
              </w:divBdr>
            </w:div>
            <w:div w:id="175968202">
              <w:marLeft w:val="0"/>
              <w:marRight w:val="0"/>
              <w:marTop w:val="0"/>
              <w:marBottom w:val="0"/>
              <w:divBdr>
                <w:top w:val="none" w:sz="0" w:space="0" w:color="auto"/>
                <w:left w:val="none" w:sz="0" w:space="0" w:color="auto"/>
                <w:bottom w:val="none" w:sz="0" w:space="0" w:color="auto"/>
                <w:right w:val="none" w:sz="0" w:space="0" w:color="auto"/>
              </w:divBdr>
            </w:div>
            <w:div w:id="905845029">
              <w:marLeft w:val="0"/>
              <w:marRight w:val="0"/>
              <w:marTop w:val="0"/>
              <w:marBottom w:val="0"/>
              <w:divBdr>
                <w:top w:val="none" w:sz="0" w:space="0" w:color="auto"/>
                <w:left w:val="none" w:sz="0" w:space="0" w:color="auto"/>
                <w:bottom w:val="none" w:sz="0" w:space="0" w:color="auto"/>
                <w:right w:val="none" w:sz="0" w:space="0" w:color="auto"/>
              </w:divBdr>
            </w:div>
            <w:div w:id="626786841">
              <w:marLeft w:val="0"/>
              <w:marRight w:val="0"/>
              <w:marTop w:val="0"/>
              <w:marBottom w:val="0"/>
              <w:divBdr>
                <w:top w:val="none" w:sz="0" w:space="0" w:color="auto"/>
                <w:left w:val="none" w:sz="0" w:space="0" w:color="auto"/>
                <w:bottom w:val="none" w:sz="0" w:space="0" w:color="auto"/>
                <w:right w:val="none" w:sz="0" w:space="0" w:color="auto"/>
              </w:divBdr>
            </w:div>
            <w:div w:id="237788073">
              <w:marLeft w:val="0"/>
              <w:marRight w:val="0"/>
              <w:marTop w:val="0"/>
              <w:marBottom w:val="0"/>
              <w:divBdr>
                <w:top w:val="none" w:sz="0" w:space="0" w:color="auto"/>
                <w:left w:val="none" w:sz="0" w:space="0" w:color="auto"/>
                <w:bottom w:val="none" w:sz="0" w:space="0" w:color="auto"/>
                <w:right w:val="none" w:sz="0" w:space="0" w:color="auto"/>
              </w:divBdr>
            </w:div>
            <w:div w:id="49689528">
              <w:marLeft w:val="0"/>
              <w:marRight w:val="0"/>
              <w:marTop w:val="0"/>
              <w:marBottom w:val="0"/>
              <w:divBdr>
                <w:top w:val="none" w:sz="0" w:space="0" w:color="auto"/>
                <w:left w:val="none" w:sz="0" w:space="0" w:color="auto"/>
                <w:bottom w:val="none" w:sz="0" w:space="0" w:color="auto"/>
                <w:right w:val="none" w:sz="0" w:space="0" w:color="auto"/>
              </w:divBdr>
            </w:div>
            <w:div w:id="1095830848">
              <w:marLeft w:val="0"/>
              <w:marRight w:val="0"/>
              <w:marTop w:val="0"/>
              <w:marBottom w:val="0"/>
              <w:divBdr>
                <w:top w:val="none" w:sz="0" w:space="0" w:color="auto"/>
                <w:left w:val="none" w:sz="0" w:space="0" w:color="auto"/>
                <w:bottom w:val="none" w:sz="0" w:space="0" w:color="auto"/>
                <w:right w:val="none" w:sz="0" w:space="0" w:color="auto"/>
              </w:divBdr>
            </w:div>
            <w:div w:id="1429040695">
              <w:marLeft w:val="0"/>
              <w:marRight w:val="0"/>
              <w:marTop w:val="0"/>
              <w:marBottom w:val="0"/>
              <w:divBdr>
                <w:top w:val="none" w:sz="0" w:space="0" w:color="auto"/>
                <w:left w:val="none" w:sz="0" w:space="0" w:color="auto"/>
                <w:bottom w:val="none" w:sz="0" w:space="0" w:color="auto"/>
                <w:right w:val="none" w:sz="0" w:space="0" w:color="auto"/>
              </w:divBdr>
            </w:div>
            <w:div w:id="1852984498">
              <w:marLeft w:val="0"/>
              <w:marRight w:val="0"/>
              <w:marTop w:val="0"/>
              <w:marBottom w:val="0"/>
              <w:divBdr>
                <w:top w:val="none" w:sz="0" w:space="0" w:color="auto"/>
                <w:left w:val="none" w:sz="0" w:space="0" w:color="auto"/>
                <w:bottom w:val="none" w:sz="0" w:space="0" w:color="auto"/>
                <w:right w:val="none" w:sz="0" w:space="0" w:color="auto"/>
              </w:divBdr>
            </w:div>
            <w:div w:id="1472601792">
              <w:marLeft w:val="0"/>
              <w:marRight w:val="0"/>
              <w:marTop w:val="0"/>
              <w:marBottom w:val="0"/>
              <w:divBdr>
                <w:top w:val="none" w:sz="0" w:space="0" w:color="auto"/>
                <w:left w:val="none" w:sz="0" w:space="0" w:color="auto"/>
                <w:bottom w:val="none" w:sz="0" w:space="0" w:color="auto"/>
                <w:right w:val="none" w:sz="0" w:space="0" w:color="auto"/>
              </w:divBdr>
            </w:div>
            <w:div w:id="863788874">
              <w:marLeft w:val="0"/>
              <w:marRight w:val="0"/>
              <w:marTop w:val="0"/>
              <w:marBottom w:val="0"/>
              <w:divBdr>
                <w:top w:val="none" w:sz="0" w:space="0" w:color="auto"/>
                <w:left w:val="none" w:sz="0" w:space="0" w:color="auto"/>
                <w:bottom w:val="none" w:sz="0" w:space="0" w:color="auto"/>
                <w:right w:val="none" w:sz="0" w:space="0" w:color="auto"/>
              </w:divBdr>
            </w:div>
            <w:div w:id="792479690">
              <w:marLeft w:val="0"/>
              <w:marRight w:val="0"/>
              <w:marTop w:val="0"/>
              <w:marBottom w:val="0"/>
              <w:divBdr>
                <w:top w:val="none" w:sz="0" w:space="0" w:color="auto"/>
                <w:left w:val="none" w:sz="0" w:space="0" w:color="auto"/>
                <w:bottom w:val="none" w:sz="0" w:space="0" w:color="auto"/>
                <w:right w:val="none" w:sz="0" w:space="0" w:color="auto"/>
              </w:divBdr>
            </w:div>
            <w:div w:id="942885911">
              <w:marLeft w:val="0"/>
              <w:marRight w:val="0"/>
              <w:marTop w:val="0"/>
              <w:marBottom w:val="0"/>
              <w:divBdr>
                <w:top w:val="none" w:sz="0" w:space="0" w:color="auto"/>
                <w:left w:val="none" w:sz="0" w:space="0" w:color="auto"/>
                <w:bottom w:val="none" w:sz="0" w:space="0" w:color="auto"/>
                <w:right w:val="none" w:sz="0" w:space="0" w:color="auto"/>
              </w:divBdr>
            </w:div>
            <w:div w:id="821849828">
              <w:marLeft w:val="0"/>
              <w:marRight w:val="0"/>
              <w:marTop w:val="0"/>
              <w:marBottom w:val="0"/>
              <w:divBdr>
                <w:top w:val="none" w:sz="0" w:space="0" w:color="auto"/>
                <w:left w:val="none" w:sz="0" w:space="0" w:color="auto"/>
                <w:bottom w:val="none" w:sz="0" w:space="0" w:color="auto"/>
                <w:right w:val="none" w:sz="0" w:space="0" w:color="auto"/>
              </w:divBdr>
            </w:div>
            <w:div w:id="991133337">
              <w:marLeft w:val="0"/>
              <w:marRight w:val="0"/>
              <w:marTop w:val="0"/>
              <w:marBottom w:val="0"/>
              <w:divBdr>
                <w:top w:val="none" w:sz="0" w:space="0" w:color="auto"/>
                <w:left w:val="none" w:sz="0" w:space="0" w:color="auto"/>
                <w:bottom w:val="none" w:sz="0" w:space="0" w:color="auto"/>
                <w:right w:val="none" w:sz="0" w:space="0" w:color="auto"/>
              </w:divBdr>
            </w:div>
            <w:div w:id="1914048587">
              <w:marLeft w:val="0"/>
              <w:marRight w:val="0"/>
              <w:marTop w:val="0"/>
              <w:marBottom w:val="0"/>
              <w:divBdr>
                <w:top w:val="none" w:sz="0" w:space="0" w:color="auto"/>
                <w:left w:val="none" w:sz="0" w:space="0" w:color="auto"/>
                <w:bottom w:val="none" w:sz="0" w:space="0" w:color="auto"/>
                <w:right w:val="none" w:sz="0" w:space="0" w:color="auto"/>
              </w:divBdr>
            </w:div>
            <w:div w:id="521166641">
              <w:marLeft w:val="0"/>
              <w:marRight w:val="0"/>
              <w:marTop w:val="0"/>
              <w:marBottom w:val="0"/>
              <w:divBdr>
                <w:top w:val="none" w:sz="0" w:space="0" w:color="auto"/>
                <w:left w:val="none" w:sz="0" w:space="0" w:color="auto"/>
                <w:bottom w:val="none" w:sz="0" w:space="0" w:color="auto"/>
                <w:right w:val="none" w:sz="0" w:space="0" w:color="auto"/>
              </w:divBdr>
            </w:div>
            <w:div w:id="2064865837">
              <w:marLeft w:val="0"/>
              <w:marRight w:val="0"/>
              <w:marTop w:val="0"/>
              <w:marBottom w:val="0"/>
              <w:divBdr>
                <w:top w:val="none" w:sz="0" w:space="0" w:color="auto"/>
                <w:left w:val="none" w:sz="0" w:space="0" w:color="auto"/>
                <w:bottom w:val="none" w:sz="0" w:space="0" w:color="auto"/>
                <w:right w:val="none" w:sz="0" w:space="0" w:color="auto"/>
              </w:divBdr>
            </w:div>
            <w:div w:id="12731244">
              <w:marLeft w:val="0"/>
              <w:marRight w:val="0"/>
              <w:marTop w:val="0"/>
              <w:marBottom w:val="0"/>
              <w:divBdr>
                <w:top w:val="none" w:sz="0" w:space="0" w:color="auto"/>
                <w:left w:val="none" w:sz="0" w:space="0" w:color="auto"/>
                <w:bottom w:val="none" w:sz="0" w:space="0" w:color="auto"/>
                <w:right w:val="none" w:sz="0" w:space="0" w:color="auto"/>
              </w:divBdr>
            </w:div>
            <w:div w:id="712267529">
              <w:marLeft w:val="0"/>
              <w:marRight w:val="0"/>
              <w:marTop w:val="0"/>
              <w:marBottom w:val="0"/>
              <w:divBdr>
                <w:top w:val="none" w:sz="0" w:space="0" w:color="auto"/>
                <w:left w:val="none" w:sz="0" w:space="0" w:color="auto"/>
                <w:bottom w:val="none" w:sz="0" w:space="0" w:color="auto"/>
                <w:right w:val="none" w:sz="0" w:space="0" w:color="auto"/>
              </w:divBdr>
            </w:div>
            <w:div w:id="529802491">
              <w:marLeft w:val="0"/>
              <w:marRight w:val="0"/>
              <w:marTop w:val="0"/>
              <w:marBottom w:val="0"/>
              <w:divBdr>
                <w:top w:val="none" w:sz="0" w:space="0" w:color="auto"/>
                <w:left w:val="none" w:sz="0" w:space="0" w:color="auto"/>
                <w:bottom w:val="none" w:sz="0" w:space="0" w:color="auto"/>
                <w:right w:val="none" w:sz="0" w:space="0" w:color="auto"/>
              </w:divBdr>
            </w:div>
            <w:div w:id="1126584408">
              <w:marLeft w:val="0"/>
              <w:marRight w:val="0"/>
              <w:marTop w:val="0"/>
              <w:marBottom w:val="0"/>
              <w:divBdr>
                <w:top w:val="none" w:sz="0" w:space="0" w:color="auto"/>
                <w:left w:val="none" w:sz="0" w:space="0" w:color="auto"/>
                <w:bottom w:val="none" w:sz="0" w:space="0" w:color="auto"/>
                <w:right w:val="none" w:sz="0" w:space="0" w:color="auto"/>
              </w:divBdr>
            </w:div>
            <w:div w:id="1463574738">
              <w:marLeft w:val="0"/>
              <w:marRight w:val="0"/>
              <w:marTop w:val="0"/>
              <w:marBottom w:val="0"/>
              <w:divBdr>
                <w:top w:val="none" w:sz="0" w:space="0" w:color="auto"/>
                <w:left w:val="none" w:sz="0" w:space="0" w:color="auto"/>
                <w:bottom w:val="none" w:sz="0" w:space="0" w:color="auto"/>
                <w:right w:val="none" w:sz="0" w:space="0" w:color="auto"/>
              </w:divBdr>
            </w:div>
            <w:div w:id="79722769">
              <w:marLeft w:val="0"/>
              <w:marRight w:val="0"/>
              <w:marTop w:val="0"/>
              <w:marBottom w:val="0"/>
              <w:divBdr>
                <w:top w:val="none" w:sz="0" w:space="0" w:color="auto"/>
                <w:left w:val="none" w:sz="0" w:space="0" w:color="auto"/>
                <w:bottom w:val="none" w:sz="0" w:space="0" w:color="auto"/>
                <w:right w:val="none" w:sz="0" w:space="0" w:color="auto"/>
              </w:divBdr>
            </w:div>
            <w:div w:id="695622181">
              <w:marLeft w:val="0"/>
              <w:marRight w:val="0"/>
              <w:marTop w:val="0"/>
              <w:marBottom w:val="0"/>
              <w:divBdr>
                <w:top w:val="none" w:sz="0" w:space="0" w:color="auto"/>
                <w:left w:val="none" w:sz="0" w:space="0" w:color="auto"/>
                <w:bottom w:val="none" w:sz="0" w:space="0" w:color="auto"/>
                <w:right w:val="none" w:sz="0" w:space="0" w:color="auto"/>
              </w:divBdr>
            </w:div>
            <w:div w:id="1401558387">
              <w:marLeft w:val="0"/>
              <w:marRight w:val="0"/>
              <w:marTop w:val="0"/>
              <w:marBottom w:val="0"/>
              <w:divBdr>
                <w:top w:val="none" w:sz="0" w:space="0" w:color="auto"/>
                <w:left w:val="none" w:sz="0" w:space="0" w:color="auto"/>
                <w:bottom w:val="none" w:sz="0" w:space="0" w:color="auto"/>
                <w:right w:val="none" w:sz="0" w:space="0" w:color="auto"/>
              </w:divBdr>
            </w:div>
            <w:div w:id="2089687792">
              <w:marLeft w:val="0"/>
              <w:marRight w:val="0"/>
              <w:marTop w:val="0"/>
              <w:marBottom w:val="0"/>
              <w:divBdr>
                <w:top w:val="none" w:sz="0" w:space="0" w:color="auto"/>
                <w:left w:val="none" w:sz="0" w:space="0" w:color="auto"/>
                <w:bottom w:val="none" w:sz="0" w:space="0" w:color="auto"/>
                <w:right w:val="none" w:sz="0" w:space="0" w:color="auto"/>
              </w:divBdr>
            </w:div>
            <w:div w:id="1922790608">
              <w:marLeft w:val="0"/>
              <w:marRight w:val="0"/>
              <w:marTop w:val="0"/>
              <w:marBottom w:val="0"/>
              <w:divBdr>
                <w:top w:val="none" w:sz="0" w:space="0" w:color="auto"/>
                <w:left w:val="none" w:sz="0" w:space="0" w:color="auto"/>
                <w:bottom w:val="none" w:sz="0" w:space="0" w:color="auto"/>
                <w:right w:val="none" w:sz="0" w:space="0" w:color="auto"/>
              </w:divBdr>
            </w:div>
            <w:div w:id="2014407150">
              <w:marLeft w:val="0"/>
              <w:marRight w:val="0"/>
              <w:marTop w:val="0"/>
              <w:marBottom w:val="0"/>
              <w:divBdr>
                <w:top w:val="none" w:sz="0" w:space="0" w:color="auto"/>
                <w:left w:val="none" w:sz="0" w:space="0" w:color="auto"/>
                <w:bottom w:val="none" w:sz="0" w:space="0" w:color="auto"/>
                <w:right w:val="none" w:sz="0" w:space="0" w:color="auto"/>
              </w:divBdr>
            </w:div>
            <w:div w:id="1699428839">
              <w:marLeft w:val="0"/>
              <w:marRight w:val="0"/>
              <w:marTop w:val="0"/>
              <w:marBottom w:val="0"/>
              <w:divBdr>
                <w:top w:val="none" w:sz="0" w:space="0" w:color="auto"/>
                <w:left w:val="none" w:sz="0" w:space="0" w:color="auto"/>
                <w:bottom w:val="none" w:sz="0" w:space="0" w:color="auto"/>
                <w:right w:val="none" w:sz="0" w:space="0" w:color="auto"/>
              </w:divBdr>
            </w:div>
            <w:div w:id="1752120350">
              <w:marLeft w:val="0"/>
              <w:marRight w:val="0"/>
              <w:marTop w:val="0"/>
              <w:marBottom w:val="0"/>
              <w:divBdr>
                <w:top w:val="none" w:sz="0" w:space="0" w:color="auto"/>
                <w:left w:val="none" w:sz="0" w:space="0" w:color="auto"/>
                <w:bottom w:val="none" w:sz="0" w:space="0" w:color="auto"/>
                <w:right w:val="none" w:sz="0" w:space="0" w:color="auto"/>
              </w:divBdr>
            </w:div>
            <w:div w:id="1797481756">
              <w:marLeft w:val="0"/>
              <w:marRight w:val="0"/>
              <w:marTop w:val="0"/>
              <w:marBottom w:val="0"/>
              <w:divBdr>
                <w:top w:val="none" w:sz="0" w:space="0" w:color="auto"/>
                <w:left w:val="none" w:sz="0" w:space="0" w:color="auto"/>
                <w:bottom w:val="none" w:sz="0" w:space="0" w:color="auto"/>
                <w:right w:val="none" w:sz="0" w:space="0" w:color="auto"/>
              </w:divBdr>
            </w:div>
            <w:div w:id="289364694">
              <w:marLeft w:val="0"/>
              <w:marRight w:val="0"/>
              <w:marTop w:val="0"/>
              <w:marBottom w:val="0"/>
              <w:divBdr>
                <w:top w:val="none" w:sz="0" w:space="0" w:color="auto"/>
                <w:left w:val="none" w:sz="0" w:space="0" w:color="auto"/>
                <w:bottom w:val="none" w:sz="0" w:space="0" w:color="auto"/>
                <w:right w:val="none" w:sz="0" w:space="0" w:color="auto"/>
              </w:divBdr>
            </w:div>
            <w:div w:id="1584222913">
              <w:marLeft w:val="0"/>
              <w:marRight w:val="0"/>
              <w:marTop w:val="0"/>
              <w:marBottom w:val="0"/>
              <w:divBdr>
                <w:top w:val="none" w:sz="0" w:space="0" w:color="auto"/>
                <w:left w:val="none" w:sz="0" w:space="0" w:color="auto"/>
                <w:bottom w:val="none" w:sz="0" w:space="0" w:color="auto"/>
                <w:right w:val="none" w:sz="0" w:space="0" w:color="auto"/>
              </w:divBdr>
            </w:div>
            <w:div w:id="1620524692">
              <w:marLeft w:val="0"/>
              <w:marRight w:val="0"/>
              <w:marTop w:val="0"/>
              <w:marBottom w:val="0"/>
              <w:divBdr>
                <w:top w:val="none" w:sz="0" w:space="0" w:color="auto"/>
                <w:left w:val="none" w:sz="0" w:space="0" w:color="auto"/>
                <w:bottom w:val="none" w:sz="0" w:space="0" w:color="auto"/>
                <w:right w:val="none" w:sz="0" w:space="0" w:color="auto"/>
              </w:divBdr>
            </w:div>
            <w:div w:id="1384985043">
              <w:marLeft w:val="0"/>
              <w:marRight w:val="0"/>
              <w:marTop w:val="0"/>
              <w:marBottom w:val="0"/>
              <w:divBdr>
                <w:top w:val="none" w:sz="0" w:space="0" w:color="auto"/>
                <w:left w:val="none" w:sz="0" w:space="0" w:color="auto"/>
                <w:bottom w:val="none" w:sz="0" w:space="0" w:color="auto"/>
                <w:right w:val="none" w:sz="0" w:space="0" w:color="auto"/>
              </w:divBdr>
            </w:div>
            <w:div w:id="338965470">
              <w:marLeft w:val="0"/>
              <w:marRight w:val="0"/>
              <w:marTop w:val="0"/>
              <w:marBottom w:val="0"/>
              <w:divBdr>
                <w:top w:val="none" w:sz="0" w:space="0" w:color="auto"/>
                <w:left w:val="none" w:sz="0" w:space="0" w:color="auto"/>
                <w:bottom w:val="none" w:sz="0" w:space="0" w:color="auto"/>
                <w:right w:val="none" w:sz="0" w:space="0" w:color="auto"/>
              </w:divBdr>
            </w:div>
            <w:div w:id="1482581930">
              <w:marLeft w:val="0"/>
              <w:marRight w:val="0"/>
              <w:marTop w:val="0"/>
              <w:marBottom w:val="0"/>
              <w:divBdr>
                <w:top w:val="none" w:sz="0" w:space="0" w:color="auto"/>
                <w:left w:val="none" w:sz="0" w:space="0" w:color="auto"/>
                <w:bottom w:val="none" w:sz="0" w:space="0" w:color="auto"/>
                <w:right w:val="none" w:sz="0" w:space="0" w:color="auto"/>
              </w:divBdr>
            </w:div>
            <w:div w:id="466092765">
              <w:marLeft w:val="0"/>
              <w:marRight w:val="0"/>
              <w:marTop w:val="0"/>
              <w:marBottom w:val="0"/>
              <w:divBdr>
                <w:top w:val="none" w:sz="0" w:space="0" w:color="auto"/>
                <w:left w:val="none" w:sz="0" w:space="0" w:color="auto"/>
                <w:bottom w:val="none" w:sz="0" w:space="0" w:color="auto"/>
                <w:right w:val="none" w:sz="0" w:space="0" w:color="auto"/>
              </w:divBdr>
            </w:div>
            <w:div w:id="1493328959">
              <w:marLeft w:val="0"/>
              <w:marRight w:val="0"/>
              <w:marTop w:val="0"/>
              <w:marBottom w:val="0"/>
              <w:divBdr>
                <w:top w:val="none" w:sz="0" w:space="0" w:color="auto"/>
                <w:left w:val="none" w:sz="0" w:space="0" w:color="auto"/>
                <w:bottom w:val="none" w:sz="0" w:space="0" w:color="auto"/>
                <w:right w:val="none" w:sz="0" w:space="0" w:color="auto"/>
              </w:divBdr>
            </w:div>
            <w:div w:id="1477988641">
              <w:marLeft w:val="0"/>
              <w:marRight w:val="0"/>
              <w:marTop w:val="0"/>
              <w:marBottom w:val="0"/>
              <w:divBdr>
                <w:top w:val="none" w:sz="0" w:space="0" w:color="auto"/>
                <w:left w:val="none" w:sz="0" w:space="0" w:color="auto"/>
                <w:bottom w:val="none" w:sz="0" w:space="0" w:color="auto"/>
                <w:right w:val="none" w:sz="0" w:space="0" w:color="auto"/>
              </w:divBdr>
            </w:div>
            <w:div w:id="1954482209">
              <w:marLeft w:val="0"/>
              <w:marRight w:val="0"/>
              <w:marTop w:val="0"/>
              <w:marBottom w:val="0"/>
              <w:divBdr>
                <w:top w:val="none" w:sz="0" w:space="0" w:color="auto"/>
                <w:left w:val="none" w:sz="0" w:space="0" w:color="auto"/>
                <w:bottom w:val="none" w:sz="0" w:space="0" w:color="auto"/>
                <w:right w:val="none" w:sz="0" w:space="0" w:color="auto"/>
              </w:divBdr>
            </w:div>
            <w:div w:id="1804885053">
              <w:marLeft w:val="0"/>
              <w:marRight w:val="0"/>
              <w:marTop w:val="0"/>
              <w:marBottom w:val="0"/>
              <w:divBdr>
                <w:top w:val="none" w:sz="0" w:space="0" w:color="auto"/>
                <w:left w:val="none" w:sz="0" w:space="0" w:color="auto"/>
                <w:bottom w:val="none" w:sz="0" w:space="0" w:color="auto"/>
                <w:right w:val="none" w:sz="0" w:space="0" w:color="auto"/>
              </w:divBdr>
            </w:div>
            <w:div w:id="798956546">
              <w:marLeft w:val="0"/>
              <w:marRight w:val="0"/>
              <w:marTop w:val="0"/>
              <w:marBottom w:val="0"/>
              <w:divBdr>
                <w:top w:val="none" w:sz="0" w:space="0" w:color="auto"/>
                <w:left w:val="none" w:sz="0" w:space="0" w:color="auto"/>
                <w:bottom w:val="none" w:sz="0" w:space="0" w:color="auto"/>
                <w:right w:val="none" w:sz="0" w:space="0" w:color="auto"/>
              </w:divBdr>
            </w:div>
            <w:div w:id="193815764">
              <w:marLeft w:val="0"/>
              <w:marRight w:val="0"/>
              <w:marTop w:val="0"/>
              <w:marBottom w:val="0"/>
              <w:divBdr>
                <w:top w:val="none" w:sz="0" w:space="0" w:color="auto"/>
                <w:left w:val="none" w:sz="0" w:space="0" w:color="auto"/>
                <w:bottom w:val="none" w:sz="0" w:space="0" w:color="auto"/>
                <w:right w:val="none" w:sz="0" w:space="0" w:color="auto"/>
              </w:divBdr>
            </w:div>
            <w:div w:id="1156264010">
              <w:marLeft w:val="0"/>
              <w:marRight w:val="0"/>
              <w:marTop w:val="0"/>
              <w:marBottom w:val="0"/>
              <w:divBdr>
                <w:top w:val="none" w:sz="0" w:space="0" w:color="auto"/>
                <w:left w:val="none" w:sz="0" w:space="0" w:color="auto"/>
                <w:bottom w:val="none" w:sz="0" w:space="0" w:color="auto"/>
                <w:right w:val="none" w:sz="0" w:space="0" w:color="auto"/>
              </w:divBdr>
            </w:div>
            <w:div w:id="752973364">
              <w:marLeft w:val="0"/>
              <w:marRight w:val="0"/>
              <w:marTop w:val="0"/>
              <w:marBottom w:val="0"/>
              <w:divBdr>
                <w:top w:val="none" w:sz="0" w:space="0" w:color="auto"/>
                <w:left w:val="none" w:sz="0" w:space="0" w:color="auto"/>
                <w:bottom w:val="none" w:sz="0" w:space="0" w:color="auto"/>
                <w:right w:val="none" w:sz="0" w:space="0" w:color="auto"/>
              </w:divBdr>
            </w:div>
            <w:div w:id="1687251963">
              <w:marLeft w:val="0"/>
              <w:marRight w:val="0"/>
              <w:marTop w:val="0"/>
              <w:marBottom w:val="0"/>
              <w:divBdr>
                <w:top w:val="none" w:sz="0" w:space="0" w:color="auto"/>
                <w:left w:val="none" w:sz="0" w:space="0" w:color="auto"/>
                <w:bottom w:val="none" w:sz="0" w:space="0" w:color="auto"/>
                <w:right w:val="none" w:sz="0" w:space="0" w:color="auto"/>
              </w:divBdr>
            </w:div>
            <w:div w:id="466700158">
              <w:marLeft w:val="0"/>
              <w:marRight w:val="0"/>
              <w:marTop w:val="0"/>
              <w:marBottom w:val="0"/>
              <w:divBdr>
                <w:top w:val="none" w:sz="0" w:space="0" w:color="auto"/>
                <w:left w:val="none" w:sz="0" w:space="0" w:color="auto"/>
                <w:bottom w:val="none" w:sz="0" w:space="0" w:color="auto"/>
                <w:right w:val="none" w:sz="0" w:space="0" w:color="auto"/>
              </w:divBdr>
            </w:div>
            <w:div w:id="965505555">
              <w:marLeft w:val="0"/>
              <w:marRight w:val="0"/>
              <w:marTop w:val="0"/>
              <w:marBottom w:val="0"/>
              <w:divBdr>
                <w:top w:val="none" w:sz="0" w:space="0" w:color="auto"/>
                <w:left w:val="none" w:sz="0" w:space="0" w:color="auto"/>
                <w:bottom w:val="none" w:sz="0" w:space="0" w:color="auto"/>
                <w:right w:val="none" w:sz="0" w:space="0" w:color="auto"/>
              </w:divBdr>
            </w:div>
            <w:div w:id="1568958359">
              <w:marLeft w:val="0"/>
              <w:marRight w:val="0"/>
              <w:marTop w:val="0"/>
              <w:marBottom w:val="0"/>
              <w:divBdr>
                <w:top w:val="none" w:sz="0" w:space="0" w:color="auto"/>
                <w:left w:val="none" w:sz="0" w:space="0" w:color="auto"/>
                <w:bottom w:val="none" w:sz="0" w:space="0" w:color="auto"/>
                <w:right w:val="none" w:sz="0" w:space="0" w:color="auto"/>
              </w:divBdr>
            </w:div>
            <w:div w:id="1050762467">
              <w:marLeft w:val="0"/>
              <w:marRight w:val="0"/>
              <w:marTop w:val="0"/>
              <w:marBottom w:val="0"/>
              <w:divBdr>
                <w:top w:val="none" w:sz="0" w:space="0" w:color="auto"/>
                <w:left w:val="none" w:sz="0" w:space="0" w:color="auto"/>
                <w:bottom w:val="none" w:sz="0" w:space="0" w:color="auto"/>
                <w:right w:val="none" w:sz="0" w:space="0" w:color="auto"/>
              </w:divBdr>
            </w:div>
            <w:div w:id="539325981">
              <w:marLeft w:val="0"/>
              <w:marRight w:val="0"/>
              <w:marTop w:val="0"/>
              <w:marBottom w:val="0"/>
              <w:divBdr>
                <w:top w:val="none" w:sz="0" w:space="0" w:color="auto"/>
                <w:left w:val="none" w:sz="0" w:space="0" w:color="auto"/>
                <w:bottom w:val="none" w:sz="0" w:space="0" w:color="auto"/>
                <w:right w:val="none" w:sz="0" w:space="0" w:color="auto"/>
              </w:divBdr>
            </w:div>
            <w:div w:id="1603030447">
              <w:marLeft w:val="0"/>
              <w:marRight w:val="0"/>
              <w:marTop w:val="0"/>
              <w:marBottom w:val="0"/>
              <w:divBdr>
                <w:top w:val="none" w:sz="0" w:space="0" w:color="auto"/>
                <w:left w:val="none" w:sz="0" w:space="0" w:color="auto"/>
                <w:bottom w:val="none" w:sz="0" w:space="0" w:color="auto"/>
                <w:right w:val="none" w:sz="0" w:space="0" w:color="auto"/>
              </w:divBdr>
            </w:div>
            <w:div w:id="1403219555">
              <w:marLeft w:val="0"/>
              <w:marRight w:val="0"/>
              <w:marTop w:val="0"/>
              <w:marBottom w:val="0"/>
              <w:divBdr>
                <w:top w:val="none" w:sz="0" w:space="0" w:color="auto"/>
                <w:left w:val="none" w:sz="0" w:space="0" w:color="auto"/>
                <w:bottom w:val="none" w:sz="0" w:space="0" w:color="auto"/>
                <w:right w:val="none" w:sz="0" w:space="0" w:color="auto"/>
              </w:divBdr>
            </w:div>
            <w:div w:id="2108693743">
              <w:marLeft w:val="0"/>
              <w:marRight w:val="0"/>
              <w:marTop w:val="0"/>
              <w:marBottom w:val="0"/>
              <w:divBdr>
                <w:top w:val="none" w:sz="0" w:space="0" w:color="auto"/>
                <w:left w:val="none" w:sz="0" w:space="0" w:color="auto"/>
                <w:bottom w:val="none" w:sz="0" w:space="0" w:color="auto"/>
                <w:right w:val="none" w:sz="0" w:space="0" w:color="auto"/>
              </w:divBdr>
            </w:div>
            <w:div w:id="2064714238">
              <w:marLeft w:val="0"/>
              <w:marRight w:val="0"/>
              <w:marTop w:val="0"/>
              <w:marBottom w:val="0"/>
              <w:divBdr>
                <w:top w:val="none" w:sz="0" w:space="0" w:color="auto"/>
                <w:left w:val="none" w:sz="0" w:space="0" w:color="auto"/>
                <w:bottom w:val="none" w:sz="0" w:space="0" w:color="auto"/>
                <w:right w:val="none" w:sz="0" w:space="0" w:color="auto"/>
              </w:divBdr>
            </w:div>
            <w:div w:id="1883983681">
              <w:marLeft w:val="0"/>
              <w:marRight w:val="0"/>
              <w:marTop w:val="0"/>
              <w:marBottom w:val="0"/>
              <w:divBdr>
                <w:top w:val="none" w:sz="0" w:space="0" w:color="auto"/>
                <w:left w:val="none" w:sz="0" w:space="0" w:color="auto"/>
                <w:bottom w:val="none" w:sz="0" w:space="0" w:color="auto"/>
                <w:right w:val="none" w:sz="0" w:space="0" w:color="auto"/>
              </w:divBdr>
            </w:div>
            <w:div w:id="342637055">
              <w:marLeft w:val="0"/>
              <w:marRight w:val="0"/>
              <w:marTop w:val="0"/>
              <w:marBottom w:val="0"/>
              <w:divBdr>
                <w:top w:val="none" w:sz="0" w:space="0" w:color="auto"/>
                <w:left w:val="none" w:sz="0" w:space="0" w:color="auto"/>
                <w:bottom w:val="none" w:sz="0" w:space="0" w:color="auto"/>
                <w:right w:val="none" w:sz="0" w:space="0" w:color="auto"/>
              </w:divBdr>
            </w:div>
            <w:div w:id="1915167046">
              <w:marLeft w:val="0"/>
              <w:marRight w:val="0"/>
              <w:marTop w:val="0"/>
              <w:marBottom w:val="0"/>
              <w:divBdr>
                <w:top w:val="none" w:sz="0" w:space="0" w:color="auto"/>
                <w:left w:val="none" w:sz="0" w:space="0" w:color="auto"/>
                <w:bottom w:val="none" w:sz="0" w:space="0" w:color="auto"/>
                <w:right w:val="none" w:sz="0" w:space="0" w:color="auto"/>
              </w:divBdr>
            </w:div>
            <w:div w:id="2094931392">
              <w:marLeft w:val="0"/>
              <w:marRight w:val="0"/>
              <w:marTop w:val="0"/>
              <w:marBottom w:val="0"/>
              <w:divBdr>
                <w:top w:val="none" w:sz="0" w:space="0" w:color="auto"/>
                <w:left w:val="none" w:sz="0" w:space="0" w:color="auto"/>
                <w:bottom w:val="none" w:sz="0" w:space="0" w:color="auto"/>
                <w:right w:val="none" w:sz="0" w:space="0" w:color="auto"/>
              </w:divBdr>
            </w:div>
            <w:div w:id="1683316235">
              <w:marLeft w:val="0"/>
              <w:marRight w:val="0"/>
              <w:marTop w:val="0"/>
              <w:marBottom w:val="0"/>
              <w:divBdr>
                <w:top w:val="none" w:sz="0" w:space="0" w:color="auto"/>
                <w:left w:val="none" w:sz="0" w:space="0" w:color="auto"/>
                <w:bottom w:val="none" w:sz="0" w:space="0" w:color="auto"/>
                <w:right w:val="none" w:sz="0" w:space="0" w:color="auto"/>
              </w:divBdr>
            </w:div>
            <w:div w:id="1890726305">
              <w:marLeft w:val="0"/>
              <w:marRight w:val="0"/>
              <w:marTop w:val="0"/>
              <w:marBottom w:val="0"/>
              <w:divBdr>
                <w:top w:val="none" w:sz="0" w:space="0" w:color="auto"/>
                <w:left w:val="none" w:sz="0" w:space="0" w:color="auto"/>
                <w:bottom w:val="none" w:sz="0" w:space="0" w:color="auto"/>
                <w:right w:val="none" w:sz="0" w:space="0" w:color="auto"/>
              </w:divBdr>
            </w:div>
            <w:div w:id="174659526">
              <w:marLeft w:val="0"/>
              <w:marRight w:val="0"/>
              <w:marTop w:val="0"/>
              <w:marBottom w:val="0"/>
              <w:divBdr>
                <w:top w:val="none" w:sz="0" w:space="0" w:color="auto"/>
                <w:left w:val="none" w:sz="0" w:space="0" w:color="auto"/>
                <w:bottom w:val="none" w:sz="0" w:space="0" w:color="auto"/>
                <w:right w:val="none" w:sz="0" w:space="0" w:color="auto"/>
              </w:divBdr>
            </w:div>
            <w:div w:id="238910694">
              <w:marLeft w:val="0"/>
              <w:marRight w:val="0"/>
              <w:marTop w:val="0"/>
              <w:marBottom w:val="0"/>
              <w:divBdr>
                <w:top w:val="none" w:sz="0" w:space="0" w:color="auto"/>
                <w:left w:val="none" w:sz="0" w:space="0" w:color="auto"/>
                <w:bottom w:val="none" w:sz="0" w:space="0" w:color="auto"/>
                <w:right w:val="none" w:sz="0" w:space="0" w:color="auto"/>
              </w:divBdr>
            </w:div>
            <w:div w:id="1001003418">
              <w:marLeft w:val="0"/>
              <w:marRight w:val="0"/>
              <w:marTop w:val="0"/>
              <w:marBottom w:val="0"/>
              <w:divBdr>
                <w:top w:val="none" w:sz="0" w:space="0" w:color="auto"/>
                <w:left w:val="none" w:sz="0" w:space="0" w:color="auto"/>
                <w:bottom w:val="none" w:sz="0" w:space="0" w:color="auto"/>
                <w:right w:val="none" w:sz="0" w:space="0" w:color="auto"/>
              </w:divBdr>
            </w:div>
            <w:div w:id="789057554">
              <w:marLeft w:val="0"/>
              <w:marRight w:val="0"/>
              <w:marTop w:val="0"/>
              <w:marBottom w:val="0"/>
              <w:divBdr>
                <w:top w:val="none" w:sz="0" w:space="0" w:color="auto"/>
                <w:left w:val="none" w:sz="0" w:space="0" w:color="auto"/>
                <w:bottom w:val="none" w:sz="0" w:space="0" w:color="auto"/>
                <w:right w:val="none" w:sz="0" w:space="0" w:color="auto"/>
              </w:divBdr>
            </w:div>
            <w:div w:id="197208591">
              <w:marLeft w:val="0"/>
              <w:marRight w:val="0"/>
              <w:marTop w:val="0"/>
              <w:marBottom w:val="0"/>
              <w:divBdr>
                <w:top w:val="none" w:sz="0" w:space="0" w:color="auto"/>
                <w:left w:val="none" w:sz="0" w:space="0" w:color="auto"/>
                <w:bottom w:val="none" w:sz="0" w:space="0" w:color="auto"/>
                <w:right w:val="none" w:sz="0" w:space="0" w:color="auto"/>
              </w:divBdr>
            </w:div>
            <w:div w:id="650327120">
              <w:marLeft w:val="0"/>
              <w:marRight w:val="0"/>
              <w:marTop w:val="0"/>
              <w:marBottom w:val="0"/>
              <w:divBdr>
                <w:top w:val="none" w:sz="0" w:space="0" w:color="auto"/>
                <w:left w:val="none" w:sz="0" w:space="0" w:color="auto"/>
                <w:bottom w:val="none" w:sz="0" w:space="0" w:color="auto"/>
                <w:right w:val="none" w:sz="0" w:space="0" w:color="auto"/>
              </w:divBdr>
            </w:div>
            <w:div w:id="1901597596">
              <w:marLeft w:val="0"/>
              <w:marRight w:val="0"/>
              <w:marTop w:val="0"/>
              <w:marBottom w:val="0"/>
              <w:divBdr>
                <w:top w:val="none" w:sz="0" w:space="0" w:color="auto"/>
                <w:left w:val="none" w:sz="0" w:space="0" w:color="auto"/>
                <w:bottom w:val="none" w:sz="0" w:space="0" w:color="auto"/>
                <w:right w:val="none" w:sz="0" w:space="0" w:color="auto"/>
              </w:divBdr>
            </w:div>
            <w:div w:id="1254700108">
              <w:marLeft w:val="0"/>
              <w:marRight w:val="0"/>
              <w:marTop w:val="0"/>
              <w:marBottom w:val="0"/>
              <w:divBdr>
                <w:top w:val="none" w:sz="0" w:space="0" w:color="auto"/>
                <w:left w:val="none" w:sz="0" w:space="0" w:color="auto"/>
                <w:bottom w:val="none" w:sz="0" w:space="0" w:color="auto"/>
                <w:right w:val="none" w:sz="0" w:space="0" w:color="auto"/>
              </w:divBdr>
            </w:div>
            <w:div w:id="1605112949">
              <w:marLeft w:val="0"/>
              <w:marRight w:val="0"/>
              <w:marTop w:val="0"/>
              <w:marBottom w:val="0"/>
              <w:divBdr>
                <w:top w:val="none" w:sz="0" w:space="0" w:color="auto"/>
                <w:left w:val="none" w:sz="0" w:space="0" w:color="auto"/>
                <w:bottom w:val="none" w:sz="0" w:space="0" w:color="auto"/>
                <w:right w:val="none" w:sz="0" w:space="0" w:color="auto"/>
              </w:divBdr>
            </w:div>
            <w:div w:id="1797262172">
              <w:marLeft w:val="0"/>
              <w:marRight w:val="0"/>
              <w:marTop w:val="0"/>
              <w:marBottom w:val="0"/>
              <w:divBdr>
                <w:top w:val="none" w:sz="0" w:space="0" w:color="auto"/>
                <w:left w:val="none" w:sz="0" w:space="0" w:color="auto"/>
                <w:bottom w:val="none" w:sz="0" w:space="0" w:color="auto"/>
                <w:right w:val="none" w:sz="0" w:space="0" w:color="auto"/>
              </w:divBdr>
            </w:div>
            <w:div w:id="1616060153">
              <w:marLeft w:val="0"/>
              <w:marRight w:val="0"/>
              <w:marTop w:val="0"/>
              <w:marBottom w:val="0"/>
              <w:divBdr>
                <w:top w:val="none" w:sz="0" w:space="0" w:color="auto"/>
                <w:left w:val="none" w:sz="0" w:space="0" w:color="auto"/>
                <w:bottom w:val="none" w:sz="0" w:space="0" w:color="auto"/>
                <w:right w:val="none" w:sz="0" w:space="0" w:color="auto"/>
              </w:divBdr>
            </w:div>
            <w:div w:id="1326205361">
              <w:marLeft w:val="0"/>
              <w:marRight w:val="0"/>
              <w:marTop w:val="0"/>
              <w:marBottom w:val="0"/>
              <w:divBdr>
                <w:top w:val="none" w:sz="0" w:space="0" w:color="auto"/>
                <w:left w:val="none" w:sz="0" w:space="0" w:color="auto"/>
                <w:bottom w:val="none" w:sz="0" w:space="0" w:color="auto"/>
                <w:right w:val="none" w:sz="0" w:space="0" w:color="auto"/>
              </w:divBdr>
            </w:div>
            <w:div w:id="715932670">
              <w:marLeft w:val="0"/>
              <w:marRight w:val="0"/>
              <w:marTop w:val="0"/>
              <w:marBottom w:val="0"/>
              <w:divBdr>
                <w:top w:val="none" w:sz="0" w:space="0" w:color="auto"/>
                <w:left w:val="none" w:sz="0" w:space="0" w:color="auto"/>
                <w:bottom w:val="none" w:sz="0" w:space="0" w:color="auto"/>
                <w:right w:val="none" w:sz="0" w:space="0" w:color="auto"/>
              </w:divBdr>
            </w:div>
            <w:div w:id="168835500">
              <w:marLeft w:val="0"/>
              <w:marRight w:val="0"/>
              <w:marTop w:val="0"/>
              <w:marBottom w:val="0"/>
              <w:divBdr>
                <w:top w:val="none" w:sz="0" w:space="0" w:color="auto"/>
                <w:left w:val="none" w:sz="0" w:space="0" w:color="auto"/>
                <w:bottom w:val="none" w:sz="0" w:space="0" w:color="auto"/>
                <w:right w:val="none" w:sz="0" w:space="0" w:color="auto"/>
              </w:divBdr>
            </w:div>
            <w:div w:id="468132167">
              <w:marLeft w:val="0"/>
              <w:marRight w:val="0"/>
              <w:marTop w:val="0"/>
              <w:marBottom w:val="0"/>
              <w:divBdr>
                <w:top w:val="none" w:sz="0" w:space="0" w:color="auto"/>
                <w:left w:val="none" w:sz="0" w:space="0" w:color="auto"/>
                <w:bottom w:val="none" w:sz="0" w:space="0" w:color="auto"/>
                <w:right w:val="none" w:sz="0" w:space="0" w:color="auto"/>
              </w:divBdr>
            </w:div>
            <w:div w:id="654338705">
              <w:marLeft w:val="0"/>
              <w:marRight w:val="0"/>
              <w:marTop w:val="0"/>
              <w:marBottom w:val="0"/>
              <w:divBdr>
                <w:top w:val="none" w:sz="0" w:space="0" w:color="auto"/>
                <w:left w:val="none" w:sz="0" w:space="0" w:color="auto"/>
                <w:bottom w:val="none" w:sz="0" w:space="0" w:color="auto"/>
                <w:right w:val="none" w:sz="0" w:space="0" w:color="auto"/>
              </w:divBdr>
            </w:div>
            <w:div w:id="1556047367">
              <w:marLeft w:val="0"/>
              <w:marRight w:val="0"/>
              <w:marTop w:val="0"/>
              <w:marBottom w:val="0"/>
              <w:divBdr>
                <w:top w:val="none" w:sz="0" w:space="0" w:color="auto"/>
                <w:left w:val="none" w:sz="0" w:space="0" w:color="auto"/>
                <w:bottom w:val="none" w:sz="0" w:space="0" w:color="auto"/>
                <w:right w:val="none" w:sz="0" w:space="0" w:color="auto"/>
              </w:divBdr>
            </w:div>
            <w:div w:id="801269697">
              <w:marLeft w:val="0"/>
              <w:marRight w:val="0"/>
              <w:marTop w:val="0"/>
              <w:marBottom w:val="0"/>
              <w:divBdr>
                <w:top w:val="none" w:sz="0" w:space="0" w:color="auto"/>
                <w:left w:val="none" w:sz="0" w:space="0" w:color="auto"/>
                <w:bottom w:val="none" w:sz="0" w:space="0" w:color="auto"/>
                <w:right w:val="none" w:sz="0" w:space="0" w:color="auto"/>
              </w:divBdr>
            </w:div>
            <w:div w:id="2066560007">
              <w:marLeft w:val="0"/>
              <w:marRight w:val="0"/>
              <w:marTop w:val="0"/>
              <w:marBottom w:val="0"/>
              <w:divBdr>
                <w:top w:val="none" w:sz="0" w:space="0" w:color="auto"/>
                <w:left w:val="none" w:sz="0" w:space="0" w:color="auto"/>
                <w:bottom w:val="none" w:sz="0" w:space="0" w:color="auto"/>
                <w:right w:val="none" w:sz="0" w:space="0" w:color="auto"/>
              </w:divBdr>
            </w:div>
            <w:div w:id="373891377">
              <w:marLeft w:val="0"/>
              <w:marRight w:val="0"/>
              <w:marTop w:val="0"/>
              <w:marBottom w:val="0"/>
              <w:divBdr>
                <w:top w:val="none" w:sz="0" w:space="0" w:color="auto"/>
                <w:left w:val="none" w:sz="0" w:space="0" w:color="auto"/>
                <w:bottom w:val="none" w:sz="0" w:space="0" w:color="auto"/>
                <w:right w:val="none" w:sz="0" w:space="0" w:color="auto"/>
              </w:divBdr>
            </w:div>
            <w:div w:id="1555385696">
              <w:marLeft w:val="0"/>
              <w:marRight w:val="0"/>
              <w:marTop w:val="0"/>
              <w:marBottom w:val="0"/>
              <w:divBdr>
                <w:top w:val="none" w:sz="0" w:space="0" w:color="auto"/>
                <w:left w:val="none" w:sz="0" w:space="0" w:color="auto"/>
                <w:bottom w:val="none" w:sz="0" w:space="0" w:color="auto"/>
                <w:right w:val="none" w:sz="0" w:space="0" w:color="auto"/>
              </w:divBdr>
            </w:div>
            <w:div w:id="1821842768">
              <w:marLeft w:val="0"/>
              <w:marRight w:val="0"/>
              <w:marTop w:val="0"/>
              <w:marBottom w:val="0"/>
              <w:divBdr>
                <w:top w:val="none" w:sz="0" w:space="0" w:color="auto"/>
                <w:left w:val="none" w:sz="0" w:space="0" w:color="auto"/>
                <w:bottom w:val="none" w:sz="0" w:space="0" w:color="auto"/>
                <w:right w:val="none" w:sz="0" w:space="0" w:color="auto"/>
              </w:divBdr>
            </w:div>
            <w:div w:id="178127414">
              <w:marLeft w:val="0"/>
              <w:marRight w:val="0"/>
              <w:marTop w:val="0"/>
              <w:marBottom w:val="0"/>
              <w:divBdr>
                <w:top w:val="none" w:sz="0" w:space="0" w:color="auto"/>
                <w:left w:val="none" w:sz="0" w:space="0" w:color="auto"/>
                <w:bottom w:val="none" w:sz="0" w:space="0" w:color="auto"/>
                <w:right w:val="none" w:sz="0" w:space="0" w:color="auto"/>
              </w:divBdr>
            </w:div>
            <w:div w:id="1534070988">
              <w:marLeft w:val="0"/>
              <w:marRight w:val="0"/>
              <w:marTop w:val="0"/>
              <w:marBottom w:val="0"/>
              <w:divBdr>
                <w:top w:val="none" w:sz="0" w:space="0" w:color="auto"/>
                <w:left w:val="none" w:sz="0" w:space="0" w:color="auto"/>
                <w:bottom w:val="none" w:sz="0" w:space="0" w:color="auto"/>
                <w:right w:val="none" w:sz="0" w:space="0" w:color="auto"/>
              </w:divBdr>
            </w:div>
            <w:div w:id="1698121782">
              <w:marLeft w:val="0"/>
              <w:marRight w:val="0"/>
              <w:marTop w:val="0"/>
              <w:marBottom w:val="0"/>
              <w:divBdr>
                <w:top w:val="none" w:sz="0" w:space="0" w:color="auto"/>
                <w:left w:val="none" w:sz="0" w:space="0" w:color="auto"/>
                <w:bottom w:val="none" w:sz="0" w:space="0" w:color="auto"/>
                <w:right w:val="none" w:sz="0" w:space="0" w:color="auto"/>
              </w:divBdr>
            </w:div>
            <w:div w:id="1708792912">
              <w:marLeft w:val="0"/>
              <w:marRight w:val="0"/>
              <w:marTop w:val="0"/>
              <w:marBottom w:val="0"/>
              <w:divBdr>
                <w:top w:val="none" w:sz="0" w:space="0" w:color="auto"/>
                <w:left w:val="none" w:sz="0" w:space="0" w:color="auto"/>
                <w:bottom w:val="none" w:sz="0" w:space="0" w:color="auto"/>
                <w:right w:val="none" w:sz="0" w:space="0" w:color="auto"/>
              </w:divBdr>
            </w:div>
            <w:div w:id="689453496">
              <w:marLeft w:val="0"/>
              <w:marRight w:val="0"/>
              <w:marTop w:val="0"/>
              <w:marBottom w:val="0"/>
              <w:divBdr>
                <w:top w:val="none" w:sz="0" w:space="0" w:color="auto"/>
                <w:left w:val="none" w:sz="0" w:space="0" w:color="auto"/>
                <w:bottom w:val="none" w:sz="0" w:space="0" w:color="auto"/>
                <w:right w:val="none" w:sz="0" w:space="0" w:color="auto"/>
              </w:divBdr>
            </w:div>
            <w:div w:id="1314875315">
              <w:marLeft w:val="0"/>
              <w:marRight w:val="0"/>
              <w:marTop w:val="0"/>
              <w:marBottom w:val="0"/>
              <w:divBdr>
                <w:top w:val="none" w:sz="0" w:space="0" w:color="auto"/>
                <w:left w:val="none" w:sz="0" w:space="0" w:color="auto"/>
                <w:bottom w:val="none" w:sz="0" w:space="0" w:color="auto"/>
                <w:right w:val="none" w:sz="0" w:space="0" w:color="auto"/>
              </w:divBdr>
            </w:div>
            <w:div w:id="1978073108">
              <w:marLeft w:val="0"/>
              <w:marRight w:val="0"/>
              <w:marTop w:val="0"/>
              <w:marBottom w:val="0"/>
              <w:divBdr>
                <w:top w:val="none" w:sz="0" w:space="0" w:color="auto"/>
                <w:left w:val="none" w:sz="0" w:space="0" w:color="auto"/>
                <w:bottom w:val="none" w:sz="0" w:space="0" w:color="auto"/>
                <w:right w:val="none" w:sz="0" w:space="0" w:color="auto"/>
              </w:divBdr>
            </w:div>
            <w:div w:id="96681171">
              <w:marLeft w:val="0"/>
              <w:marRight w:val="0"/>
              <w:marTop w:val="0"/>
              <w:marBottom w:val="0"/>
              <w:divBdr>
                <w:top w:val="none" w:sz="0" w:space="0" w:color="auto"/>
                <w:left w:val="none" w:sz="0" w:space="0" w:color="auto"/>
                <w:bottom w:val="none" w:sz="0" w:space="0" w:color="auto"/>
                <w:right w:val="none" w:sz="0" w:space="0" w:color="auto"/>
              </w:divBdr>
            </w:div>
            <w:div w:id="400299594">
              <w:marLeft w:val="0"/>
              <w:marRight w:val="0"/>
              <w:marTop w:val="0"/>
              <w:marBottom w:val="0"/>
              <w:divBdr>
                <w:top w:val="none" w:sz="0" w:space="0" w:color="auto"/>
                <w:left w:val="none" w:sz="0" w:space="0" w:color="auto"/>
                <w:bottom w:val="none" w:sz="0" w:space="0" w:color="auto"/>
                <w:right w:val="none" w:sz="0" w:space="0" w:color="auto"/>
              </w:divBdr>
            </w:div>
            <w:div w:id="702167593">
              <w:marLeft w:val="0"/>
              <w:marRight w:val="0"/>
              <w:marTop w:val="0"/>
              <w:marBottom w:val="0"/>
              <w:divBdr>
                <w:top w:val="none" w:sz="0" w:space="0" w:color="auto"/>
                <w:left w:val="none" w:sz="0" w:space="0" w:color="auto"/>
                <w:bottom w:val="none" w:sz="0" w:space="0" w:color="auto"/>
                <w:right w:val="none" w:sz="0" w:space="0" w:color="auto"/>
              </w:divBdr>
            </w:div>
            <w:div w:id="1658920133">
              <w:marLeft w:val="0"/>
              <w:marRight w:val="0"/>
              <w:marTop w:val="0"/>
              <w:marBottom w:val="0"/>
              <w:divBdr>
                <w:top w:val="none" w:sz="0" w:space="0" w:color="auto"/>
                <w:left w:val="none" w:sz="0" w:space="0" w:color="auto"/>
                <w:bottom w:val="none" w:sz="0" w:space="0" w:color="auto"/>
                <w:right w:val="none" w:sz="0" w:space="0" w:color="auto"/>
              </w:divBdr>
            </w:div>
            <w:div w:id="1375154447">
              <w:marLeft w:val="0"/>
              <w:marRight w:val="0"/>
              <w:marTop w:val="0"/>
              <w:marBottom w:val="0"/>
              <w:divBdr>
                <w:top w:val="none" w:sz="0" w:space="0" w:color="auto"/>
                <w:left w:val="none" w:sz="0" w:space="0" w:color="auto"/>
                <w:bottom w:val="none" w:sz="0" w:space="0" w:color="auto"/>
                <w:right w:val="none" w:sz="0" w:space="0" w:color="auto"/>
              </w:divBdr>
            </w:div>
            <w:div w:id="452331349">
              <w:marLeft w:val="0"/>
              <w:marRight w:val="0"/>
              <w:marTop w:val="0"/>
              <w:marBottom w:val="0"/>
              <w:divBdr>
                <w:top w:val="none" w:sz="0" w:space="0" w:color="auto"/>
                <w:left w:val="none" w:sz="0" w:space="0" w:color="auto"/>
                <w:bottom w:val="none" w:sz="0" w:space="0" w:color="auto"/>
                <w:right w:val="none" w:sz="0" w:space="0" w:color="auto"/>
              </w:divBdr>
            </w:div>
            <w:div w:id="1101143384">
              <w:marLeft w:val="0"/>
              <w:marRight w:val="0"/>
              <w:marTop w:val="0"/>
              <w:marBottom w:val="0"/>
              <w:divBdr>
                <w:top w:val="none" w:sz="0" w:space="0" w:color="auto"/>
                <w:left w:val="none" w:sz="0" w:space="0" w:color="auto"/>
                <w:bottom w:val="none" w:sz="0" w:space="0" w:color="auto"/>
                <w:right w:val="none" w:sz="0" w:space="0" w:color="auto"/>
              </w:divBdr>
            </w:div>
            <w:div w:id="1250230969">
              <w:marLeft w:val="0"/>
              <w:marRight w:val="0"/>
              <w:marTop w:val="0"/>
              <w:marBottom w:val="0"/>
              <w:divBdr>
                <w:top w:val="none" w:sz="0" w:space="0" w:color="auto"/>
                <w:left w:val="none" w:sz="0" w:space="0" w:color="auto"/>
                <w:bottom w:val="none" w:sz="0" w:space="0" w:color="auto"/>
                <w:right w:val="none" w:sz="0" w:space="0" w:color="auto"/>
              </w:divBdr>
            </w:div>
            <w:div w:id="1780222276">
              <w:marLeft w:val="0"/>
              <w:marRight w:val="0"/>
              <w:marTop w:val="0"/>
              <w:marBottom w:val="0"/>
              <w:divBdr>
                <w:top w:val="none" w:sz="0" w:space="0" w:color="auto"/>
                <w:left w:val="none" w:sz="0" w:space="0" w:color="auto"/>
                <w:bottom w:val="none" w:sz="0" w:space="0" w:color="auto"/>
                <w:right w:val="none" w:sz="0" w:space="0" w:color="auto"/>
              </w:divBdr>
            </w:div>
            <w:div w:id="272790005">
              <w:marLeft w:val="0"/>
              <w:marRight w:val="0"/>
              <w:marTop w:val="0"/>
              <w:marBottom w:val="0"/>
              <w:divBdr>
                <w:top w:val="none" w:sz="0" w:space="0" w:color="auto"/>
                <w:left w:val="none" w:sz="0" w:space="0" w:color="auto"/>
                <w:bottom w:val="none" w:sz="0" w:space="0" w:color="auto"/>
                <w:right w:val="none" w:sz="0" w:space="0" w:color="auto"/>
              </w:divBdr>
            </w:div>
            <w:div w:id="1750956032">
              <w:marLeft w:val="0"/>
              <w:marRight w:val="0"/>
              <w:marTop w:val="0"/>
              <w:marBottom w:val="0"/>
              <w:divBdr>
                <w:top w:val="none" w:sz="0" w:space="0" w:color="auto"/>
                <w:left w:val="none" w:sz="0" w:space="0" w:color="auto"/>
                <w:bottom w:val="none" w:sz="0" w:space="0" w:color="auto"/>
                <w:right w:val="none" w:sz="0" w:space="0" w:color="auto"/>
              </w:divBdr>
            </w:div>
            <w:div w:id="1271081759">
              <w:marLeft w:val="0"/>
              <w:marRight w:val="0"/>
              <w:marTop w:val="0"/>
              <w:marBottom w:val="0"/>
              <w:divBdr>
                <w:top w:val="none" w:sz="0" w:space="0" w:color="auto"/>
                <w:left w:val="none" w:sz="0" w:space="0" w:color="auto"/>
                <w:bottom w:val="none" w:sz="0" w:space="0" w:color="auto"/>
                <w:right w:val="none" w:sz="0" w:space="0" w:color="auto"/>
              </w:divBdr>
            </w:div>
            <w:div w:id="1439056529">
              <w:marLeft w:val="0"/>
              <w:marRight w:val="0"/>
              <w:marTop w:val="0"/>
              <w:marBottom w:val="0"/>
              <w:divBdr>
                <w:top w:val="none" w:sz="0" w:space="0" w:color="auto"/>
                <w:left w:val="none" w:sz="0" w:space="0" w:color="auto"/>
                <w:bottom w:val="none" w:sz="0" w:space="0" w:color="auto"/>
                <w:right w:val="none" w:sz="0" w:space="0" w:color="auto"/>
              </w:divBdr>
            </w:div>
            <w:div w:id="1287546045">
              <w:marLeft w:val="0"/>
              <w:marRight w:val="0"/>
              <w:marTop w:val="0"/>
              <w:marBottom w:val="0"/>
              <w:divBdr>
                <w:top w:val="none" w:sz="0" w:space="0" w:color="auto"/>
                <w:left w:val="none" w:sz="0" w:space="0" w:color="auto"/>
                <w:bottom w:val="none" w:sz="0" w:space="0" w:color="auto"/>
                <w:right w:val="none" w:sz="0" w:space="0" w:color="auto"/>
              </w:divBdr>
            </w:div>
            <w:div w:id="1281911319">
              <w:marLeft w:val="0"/>
              <w:marRight w:val="0"/>
              <w:marTop w:val="0"/>
              <w:marBottom w:val="0"/>
              <w:divBdr>
                <w:top w:val="none" w:sz="0" w:space="0" w:color="auto"/>
                <w:left w:val="none" w:sz="0" w:space="0" w:color="auto"/>
                <w:bottom w:val="none" w:sz="0" w:space="0" w:color="auto"/>
                <w:right w:val="none" w:sz="0" w:space="0" w:color="auto"/>
              </w:divBdr>
            </w:div>
            <w:div w:id="674384181">
              <w:marLeft w:val="0"/>
              <w:marRight w:val="0"/>
              <w:marTop w:val="0"/>
              <w:marBottom w:val="0"/>
              <w:divBdr>
                <w:top w:val="none" w:sz="0" w:space="0" w:color="auto"/>
                <w:left w:val="none" w:sz="0" w:space="0" w:color="auto"/>
                <w:bottom w:val="none" w:sz="0" w:space="0" w:color="auto"/>
                <w:right w:val="none" w:sz="0" w:space="0" w:color="auto"/>
              </w:divBdr>
            </w:div>
            <w:div w:id="626398352">
              <w:marLeft w:val="0"/>
              <w:marRight w:val="0"/>
              <w:marTop w:val="0"/>
              <w:marBottom w:val="0"/>
              <w:divBdr>
                <w:top w:val="none" w:sz="0" w:space="0" w:color="auto"/>
                <w:left w:val="none" w:sz="0" w:space="0" w:color="auto"/>
                <w:bottom w:val="none" w:sz="0" w:space="0" w:color="auto"/>
                <w:right w:val="none" w:sz="0" w:space="0" w:color="auto"/>
              </w:divBdr>
            </w:div>
            <w:div w:id="1714768286">
              <w:marLeft w:val="0"/>
              <w:marRight w:val="0"/>
              <w:marTop w:val="0"/>
              <w:marBottom w:val="0"/>
              <w:divBdr>
                <w:top w:val="none" w:sz="0" w:space="0" w:color="auto"/>
                <w:left w:val="none" w:sz="0" w:space="0" w:color="auto"/>
                <w:bottom w:val="none" w:sz="0" w:space="0" w:color="auto"/>
                <w:right w:val="none" w:sz="0" w:space="0" w:color="auto"/>
              </w:divBdr>
            </w:div>
            <w:div w:id="1306736808">
              <w:marLeft w:val="0"/>
              <w:marRight w:val="0"/>
              <w:marTop w:val="0"/>
              <w:marBottom w:val="0"/>
              <w:divBdr>
                <w:top w:val="none" w:sz="0" w:space="0" w:color="auto"/>
                <w:left w:val="none" w:sz="0" w:space="0" w:color="auto"/>
                <w:bottom w:val="none" w:sz="0" w:space="0" w:color="auto"/>
                <w:right w:val="none" w:sz="0" w:space="0" w:color="auto"/>
              </w:divBdr>
            </w:div>
            <w:div w:id="525599793">
              <w:marLeft w:val="0"/>
              <w:marRight w:val="0"/>
              <w:marTop w:val="0"/>
              <w:marBottom w:val="0"/>
              <w:divBdr>
                <w:top w:val="none" w:sz="0" w:space="0" w:color="auto"/>
                <w:left w:val="none" w:sz="0" w:space="0" w:color="auto"/>
                <w:bottom w:val="none" w:sz="0" w:space="0" w:color="auto"/>
                <w:right w:val="none" w:sz="0" w:space="0" w:color="auto"/>
              </w:divBdr>
            </w:div>
            <w:div w:id="1662460704">
              <w:marLeft w:val="0"/>
              <w:marRight w:val="0"/>
              <w:marTop w:val="0"/>
              <w:marBottom w:val="0"/>
              <w:divBdr>
                <w:top w:val="none" w:sz="0" w:space="0" w:color="auto"/>
                <w:left w:val="none" w:sz="0" w:space="0" w:color="auto"/>
                <w:bottom w:val="none" w:sz="0" w:space="0" w:color="auto"/>
                <w:right w:val="none" w:sz="0" w:space="0" w:color="auto"/>
              </w:divBdr>
            </w:div>
            <w:div w:id="490953387">
              <w:marLeft w:val="0"/>
              <w:marRight w:val="0"/>
              <w:marTop w:val="0"/>
              <w:marBottom w:val="0"/>
              <w:divBdr>
                <w:top w:val="none" w:sz="0" w:space="0" w:color="auto"/>
                <w:left w:val="none" w:sz="0" w:space="0" w:color="auto"/>
                <w:bottom w:val="none" w:sz="0" w:space="0" w:color="auto"/>
                <w:right w:val="none" w:sz="0" w:space="0" w:color="auto"/>
              </w:divBdr>
            </w:div>
            <w:div w:id="1800219628">
              <w:marLeft w:val="0"/>
              <w:marRight w:val="0"/>
              <w:marTop w:val="0"/>
              <w:marBottom w:val="0"/>
              <w:divBdr>
                <w:top w:val="none" w:sz="0" w:space="0" w:color="auto"/>
                <w:left w:val="none" w:sz="0" w:space="0" w:color="auto"/>
                <w:bottom w:val="none" w:sz="0" w:space="0" w:color="auto"/>
                <w:right w:val="none" w:sz="0" w:space="0" w:color="auto"/>
              </w:divBdr>
            </w:div>
            <w:div w:id="202452079">
              <w:marLeft w:val="0"/>
              <w:marRight w:val="0"/>
              <w:marTop w:val="0"/>
              <w:marBottom w:val="0"/>
              <w:divBdr>
                <w:top w:val="none" w:sz="0" w:space="0" w:color="auto"/>
                <w:left w:val="none" w:sz="0" w:space="0" w:color="auto"/>
                <w:bottom w:val="none" w:sz="0" w:space="0" w:color="auto"/>
                <w:right w:val="none" w:sz="0" w:space="0" w:color="auto"/>
              </w:divBdr>
            </w:div>
            <w:div w:id="637564390">
              <w:marLeft w:val="0"/>
              <w:marRight w:val="0"/>
              <w:marTop w:val="0"/>
              <w:marBottom w:val="0"/>
              <w:divBdr>
                <w:top w:val="none" w:sz="0" w:space="0" w:color="auto"/>
                <w:left w:val="none" w:sz="0" w:space="0" w:color="auto"/>
                <w:bottom w:val="none" w:sz="0" w:space="0" w:color="auto"/>
                <w:right w:val="none" w:sz="0" w:space="0" w:color="auto"/>
              </w:divBdr>
            </w:div>
            <w:div w:id="632372615">
              <w:marLeft w:val="0"/>
              <w:marRight w:val="0"/>
              <w:marTop w:val="0"/>
              <w:marBottom w:val="0"/>
              <w:divBdr>
                <w:top w:val="none" w:sz="0" w:space="0" w:color="auto"/>
                <w:left w:val="none" w:sz="0" w:space="0" w:color="auto"/>
                <w:bottom w:val="none" w:sz="0" w:space="0" w:color="auto"/>
                <w:right w:val="none" w:sz="0" w:space="0" w:color="auto"/>
              </w:divBdr>
            </w:div>
            <w:div w:id="1850563566">
              <w:marLeft w:val="0"/>
              <w:marRight w:val="0"/>
              <w:marTop w:val="0"/>
              <w:marBottom w:val="0"/>
              <w:divBdr>
                <w:top w:val="none" w:sz="0" w:space="0" w:color="auto"/>
                <w:left w:val="none" w:sz="0" w:space="0" w:color="auto"/>
                <w:bottom w:val="none" w:sz="0" w:space="0" w:color="auto"/>
                <w:right w:val="none" w:sz="0" w:space="0" w:color="auto"/>
              </w:divBdr>
            </w:div>
            <w:div w:id="1496065380">
              <w:marLeft w:val="0"/>
              <w:marRight w:val="0"/>
              <w:marTop w:val="0"/>
              <w:marBottom w:val="0"/>
              <w:divBdr>
                <w:top w:val="none" w:sz="0" w:space="0" w:color="auto"/>
                <w:left w:val="none" w:sz="0" w:space="0" w:color="auto"/>
                <w:bottom w:val="none" w:sz="0" w:space="0" w:color="auto"/>
                <w:right w:val="none" w:sz="0" w:space="0" w:color="auto"/>
              </w:divBdr>
            </w:div>
            <w:div w:id="256183879">
              <w:marLeft w:val="0"/>
              <w:marRight w:val="0"/>
              <w:marTop w:val="0"/>
              <w:marBottom w:val="0"/>
              <w:divBdr>
                <w:top w:val="none" w:sz="0" w:space="0" w:color="auto"/>
                <w:left w:val="none" w:sz="0" w:space="0" w:color="auto"/>
                <w:bottom w:val="none" w:sz="0" w:space="0" w:color="auto"/>
                <w:right w:val="none" w:sz="0" w:space="0" w:color="auto"/>
              </w:divBdr>
            </w:div>
            <w:div w:id="1330256793">
              <w:marLeft w:val="0"/>
              <w:marRight w:val="0"/>
              <w:marTop w:val="0"/>
              <w:marBottom w:val="0"/>
              <w:divBdr>
                <w:top w:val="none" w:sz="0" w:space="0" w:color="auto"/>
                <w:left w:val="none" w:sz="0" w:space="0" w:color="auto"/>
                <w:bottom w:val="none" w:sz="0" w:space="0" w:color="auto"/>
                <w:right w:val="none" w:sz="0" w:space="0" w:color="auto"/>
              </w:divBdr>
            </w:div>
            <w:div w:id="1482308346">
              <w:marLeft w:val="0"/>
              <w:marRight w:val="0"/>
              <w:marTop w:val="0"/>
              <w:marBottom w:val="0"/>
              <w:divBdr>
                <w:top w:val="none" w:sz="0" w:space="0" w:color="auto"/>
                <w:left w:val="none" w:sz="0" w:space="0" w:color="auto"/>
                <w:bottom w:val="none" w:sz="0" w:space="0" w:color="auto"/>
                <w:right w:val="none" w:sz="0" w:space="0" w:color="auto"/>
              </w:divBdr>
            </w:div>
            <w:div w:id="817192305">
              <w:marLeft w:val="0"/>
              <w:marRight w:val="0"/>
              <w:marTop w:val="0"/>
              <w:marBottom w:val="0"/>
              <w:divBdr>
                <w:top w:val="none" w:sz="0" w:space="0" w:color="auto"/>
                <w:left w:val="none" w:sz="0" w:space="0" w:color="auto"/>
                <w:bottom w:val="none" w:sz="0" w:space="0" w:color="auto"/>
                <w:right w:val="none" w:sz="0" w:space="0" w:color="auto"/>
              </w:divBdr>
            </w:div>
            <w:div w:id="1853714450">
              <w:marLeft w:val="0"/>
              <w:marRight w:val="0"/>
              <w:marTop w:val="0"/>
              <w:marBottom w:val="0"/>
              <w:divBdr>
                <w:top w:val="none" w:sz="0" w:space="0" w:color="auto"/>
                <w:left w:val="none" w:sz="0" w:space="0" w:color="auto"/>
                <w:bottom w:val="none" w:sz="0" w:space="0" w:color="auto"/>
                <w:right w:val="none" w:sz="0" w:space="0" w:color="auto"/>
              </w:divBdr>
            </w:div>
            <w:div w:id="479269344">
              <w:marLeft w:val="0"/>
              <w:marRight w:val="0"/>
              <w:marTop w:val="0"/>
              <w:marBottom w:val="0"/>
              <w:divBdr>
                <w:top w:val="none" w:sz="0" w:space="0" w:color="auto"/>
                <w:left w:val="none" w:sz="0" w:space="0" w:color="auto"/>
                <w:bottom w:val="none" w:sz="0" w:space="0" w:color="auto"/>
                <w:right w:val="none" w:sz="0" w:space="0" w:color="auto"/>
              </w:divBdr>
            </w:div>
            <w:div w:id="1013647612">
              <w:marLeft w:val="0"/>
              <w:marRight w:val="0"/>
              <w:marTop w:val="0"/>
              <w:marBottom w:val="0"/>
              <w:divBdr>
                <w:top w:val="none" w:sz="0" w:space="0" w:color="auto"/>
                <w:left w:val="none" w:sz="0" w:space="0" w:color="auto"/>
                <w:bottom w:val="none" w:sz="0" w:space="0" w:color="auto"/>
                <w:right w:val="none" w:sz="0" w:space="0" w:color="auto"/>
              </w:divBdr>
            </w:div>
            <w:div w:id="767115337">
              <w:marLeft w:val="0"/>
              <w:marRight w:val="0"/>
              <w:marTop w:val="0"/>
              <w:marBottom w:val="0"/>
              <w:divBdr>
                <w:top w:val="none" w:sz="0" w:space="0" w:color="auto"/>
                <w:left w:val="none" w:sz="0" w:space="0" w:color="auto"/>
                <w:bottom w:val="none" w:sz="0" w:space="0" w:color="auto"/>
                <w:right w:val="none" w:sz="0" w:space="0" w:color="auto"/>
              </w:divBdr>
            </w:div>
            <w:div w:id="1441533074">
              <w:marLeft w:val="0"/>
              <w:marRight w:val="0"/>
              <w:marTop w:val="0"/>
              <w:marBottom w:val="0"/>
              <w:divBdr>
                <w:top w:val="none" w:sz="0" w:space="0" w:color="auto"/>
                <w:left w:val="none" w:sz="0" w:space="0" w:color="auto"/>
                <w:bottom w:val="none" w:sz="0" w:space="0" w:color="auto"/>
                <w:right w:val="none" w:sz="0" w:space="0" w:color="auto"/>
              </w:divBdr>
            </w:div>
            <w:div w:id="1198199624">
              <w:marLeft w:val="0"/>
              <w:marRight w:val="0"/>
              <w:marTop w:val="0"/>
              <w:marBottom w:val="0"/>
              <w:divBdr>
                <w:top w:val="none" w:sz="0" w:space="0" w:color="auto"/>
                <w:left w:val="none" w:sz="0" w:space="0" w:color="auto"/>
                <w:bottom w:val="none" w:sz="0" w:space="0" w:color="auto"/>
                <w:right w:val="none" w:sz="0" w:space="0" w:color="auto"/>
              </w:divBdr>
            </w:div>
            <w:div w:id="892427630">
              <w:marLeft w:val="0"/>
              <w:marRight w:val="0"/>
              <w:marTop w:val="0"/>
              <w:marBottom w:val="0"/>
              <w:divBdr>
                <w:top w:val="none" w:sz="0" w:space="0" w:color="auto"/>
                <w:left w:val="none" w:sz="0" w:space="0" w:color="auto"/>
                <w:bottom w:val="none" w:sz="0" w:space="0" w:color="auto"/>
                <w:right w:val="none" w:sz="0" w:space="0" w:color="auto"/>
              </w:divBdr>
            </w:div>
            <w:div w:id="1566793694">
              <w:marLeft w:val="0"/>
              <w:marRight w:val="0"/>
              <w:marTop w:val="0"/>
              <w:marBottom w:val="0"/>
              <w:divBdr>
                <w:top w:val="none" w:sz="0" w:space="0" w:color="auto"/>
                <w:left w:val="none" w:sz="0" w:space="0" w:color="auto"/>
                <w:bottom w:val="none" w:sz="0" w:space="0" w:color="auto"/>
                <w:right w:val="none" w:sz="0" w:space="0" w:color="auto"/>
              </w:divBdr>
            </w:div>
            <w:div w:id="1754812115">
              <w:marLeft w:val="0"/>
              <w:marRight w:val="0"/>
              <w:marTop w:val="0"/>
              <w:marBottom w:val="0"/>
              <w:divBdr>
                <w:top w:val="none" w:sz="0" w:space="0" w:color="auto"/>
                <w:left w:val="none" w:sz="0" w:space="0" w:color="auto"/>
                <w:bottom w:val="none" w:sz="0" w:space="0" w:color="auto"/>
                <w:right w:val="none" w:sz="0" w:space="0" w:color="auto"/>
              </w:divBdr>
            </w:div>
            <w:div w:id="627860088">
              <w:marLeft w:val="0"/>
              <w:marRight w:val="0"/>
              <w:marTop w:val="0"/>
              <w:marBottom w:val="0"/>
              <w:divBdr>
                <w:top w:val="none" w:sz="0" w:space="0" w:color="auto"/>
                <w:left w:val="none" w:sz="0" w:space="0" w:color="auto"/>
                <w:bottom w:val="none" w:sz="0" w:space="0" w:color="auto"/>
                <w:right w:val="none" w:sz="0" w:space="0" w:color="auto"/>
              </w:divBdr>
            </w:div>
            <w:div w:id="939024323">
              <w:marLeft w:val="0"/>
              <w:marRight w:val="0"/>
              <w:marTop w:val="0"/>
              <w:marBottom w:val="0"/>
              <w:divBdr>
                <w:top w:val="none" w:sz="0" w:space="0" w:color="auto"/>
                <w:left w:val="none" w:sz="0" w:space="0" w:color="auto"/>
                <w:bottom w:val="none" w:sz="0" w:space="0" w:color="auto"/>
                <w:right w:val="none" w:sz="0" w:space="0" w:color="auto"/>
              </w:divBdr>
            </w:div>
            <w:div w:id="1827237484">
              <w:marLeft w:val="0"/>
              <w:marRight w:val="0"/>
              <w:marTop w:val="0"/>
              <w:marBottom w:val="0"/>
              <w:divBdr>
                <w:top w:val="none" w:sz="0" w:space="0" w:color="auto"/>
                <w:left w:val="none" w:sz="0" w:space="0" w:color="auto"/>
                <w:bottom w:val="none" w:sz="0" w:space="0" w:color="auto"/>
                <w:right w:val="none" w:sz="0" w:space="0" w:color="auto"/>
              </w:divBdr>
            </w:div>
            <w:div w:id="1425959477">
              <w:marLeft w:val="0"/>
              <w:marRight w:val="0"/>
              <w:marTop w:val="0"/>
              <w:marBottom w:val="0"/>
              <w:divBdr>
                <w:top w:val="none" w:sz="0" w:space="0" w:color="auto"/>
                <w:left w:val="none" w:sz="0" w:space="0" w:color="auto"/>
                <w:bottom w:val="none" w:sz="0" w:space="0" w:color="auto"/>
                <w:right w:val="none" w:sz="0" w:space="0" w:color="auto"/>
              </w:divBdr>
            </w:div>
            <w:div w:id="537816444">
              <w:marLeft w:val="0"/>
              <w:marRight w:val="0"/>
              <w:marTop w:val="0"/>
              <w:marBottom w:val="0"/>
              <w:divBdr>
                <w:top w:val="none" w:sz="0" w:space="0" w:color="auto"/>
                <w:left w:val="none" w:sz="0" w:space="0" w:color="auto"/>
                <w:bottom w:val="none" w:sz="0" w:space="0" w:color="auto"/>
                <w:right w:val="none" w:sz="0" w:space="0" w:color="auto"/>
              </w:divBdr>
            </w:div>
            <w:div w:id="1660503883">
              <w:marLeft w:val="0"/>
              <w:marRight w:val="0"/>
              <w:marTop w:val="0"/>
              <w:marBottom w:val="0"/>
              <w:divBdr>
                <w:top w:val="none" w:sz="0" w:space="0" w:color="auto"/>
                <w:left w:val="none" w:sz="0" w:space="0" w:color="auto"/>
                <w:bottom w:val="none" w:sz="0" w:space="0" w:color="auto"/>
                <w:right w:val="none" w:sz="0" w:space="0" w:color="auto"/>
              </w:divBdr>
            </w:div>
            <w:div w:id="936524918">
              <w:marLeft w:val="0"/>
              <w:marRight w:val="0"/>
              <w:marTop w:val="0"/>
              <w:marBottom w:val="0"/>
              <w:divBdr>
                <w:top w:val="none" w:sz="0" w:space="0" w:color="auto"/>
                <w:left w:val="none" w:sz="0" w:space="0" w:color="auto"/>
                <w:bottom w:val="none" w:sz="0" w:space="0" w:color="auto"/>
                <w:right w:val="none" w:sz="0" w:space="0" w:color="auto"/>
              </w:divBdr>
            </w:div>
            <w:div w:id="228349856">
              <w:marLeft w:val="0"/>
              <w:marRight w:val="0"/>
              <w:marTop w:val="0"/>
              <w:marBottom w:val="0"/>
              <w:divBdr>
                <w:top w:val="none" w:sz="0" w:space="0" w:color="auto"/>
                <w:left w:val="none" w:sz="0" w:space="0" w:color="auto"/>
                <w:bottom w:val="none" w:sz="0" w:space="0" w:color="auto"/>
                <w:right w:val="none" w:sz="0" w:space="0" w:color="auto"/>
              </w:divBdr>
            </w:div>
            <w:div w:id="1200512826">
              <w:marLeft w:val="0"/>
              <w:marRight w:val="0"/>
              <w:marTop w:val="0"/>
              <w:marBottom w:val="0"/>
              <w:divBdr>
                <w:top w:val="none" w:sz="0" w:space="0" w:color="auto"/>
                <w:left w:val="none" w:sz="0" w:space="0" w:color="auto"/>
                <w:bottom w:val="none" w:sz="0" w:space="0" w:color="auto"/>
                <w:right w:val="none" w:sz="0" w:space="0" w:color="auto"/>
              </w:divBdr>
            </w:div>
            <w:div w:id="1600723025">
              <w:marLeft w:val="0"/>
              <w:marRight w:val="0"/>
              <w:marTop w:val="0"/>
              <w:marBottom w:val="0"/>
              <w:divBdr>
                <w:top w:val="none" w:sz="0" w:space="0" w:color="auto"/>
                <w:left w:val="none" w:sz="0" w:space="0" w:color="auto"/>
                <w:bottom w:val="none" w:sz="0" w:space="0" w:color="auto"/>
                <w:right w:val="none" w:sz="0" w:space="0" w:color="auto"/>
              </w:divBdr>
            </w:div>
            <w:div w:id="1532379219">
              <w:marLeft w:val="0"/>
              <w:marRight w:val="0"/>
              <w:marTop w:val="0"/>
              <w:marBottom w:val="0"/>
              <w:divBdr>
                <w:top w:val="none" w:sz="0" w:space="0" w:color="auto"/>
                <w:left w:val="none" w:sz="0" w:space="0" w:color="auto"/>
                <w:bottom w:val="none" w:sz="0" w:space="0" w:color="auto"/>
                <w:right w:val="none" w:sz="0" w:space="0" w:color="auto"/>
              </w:divBdr>
            </w:div>
            <w:div w:id="1362970271">
              <w:marLeft w:val="0"/>
              <w:marRight w:val="0"/>
              <w:marTop w:val="0"/>
              <w:marBottom w:val="0"/>
              <w:divBdr>
                <w:top w:val="none" w:sz="0" w:space="0" w:color="auto"/>
                <w:left w:val="none" w:sz="0" w:space="0" w:color="auto"/>
                <w:bottom w:val="none" w:sz="0" w:space="0" w:color="auto"/>
                <w:right w:val="none" w:sz="0" w:space="0" w:color="auto"/>
              </w:divBdr>
            </w:div>
            <w:div w:id="1645161232">
              <w:marLeft w:val="0"/>
              <w:marRight w:val="0"/>
              <w:marTop w:val="0"/>
              <w:marBottom w:val="0"/>
              <w:divBdr>
                <w:top w:val="none" w:sz="0" w:space="0" w:color="auto"/>
                <w:left w:val="none" w:sz="0" w:space="0" w:color="auto"/>
                <w:bottom w:val="none" w:sz="0" w:space="0" w:color="auto"/>
                <w:right w:val="none" w:sz="0" w:space="0" w:color="auto"/>
              </w:divBdr>
            </w:div>
            <w:div w:id="709185194">
              <w:marLeft w:val="0"/>
              <w:marRight w:val="0"/>
              <w:marTop w:val="0"/>
              <w:marBottom w:val="0"/>
              <w:divBdr>
                <w:top w:val="none" w:sz="0" w:space="0" w:color="auto"/>
                <w:left w:val="none" w:sz="0" w:space="0" w:color="auto"/>
                <w:bottom w:val="none" w:sz="0" w:space="0" w:color="auto"/>
                <w:right w:val="none" w:sz="0" w:space="0" w:color="auto"/>
              </w:divBdr>
            </w:div>
            <w:div w:id="1947614748">
              <w:marLeft w:val="0"/>
              <w:marRight w:val="0"/>
              <w:marTop w:val="0"/>
              <w:marBottom w:val="0"/>
              <w:divBdr>
                <w:top w:val="none" w:sz="0" w:space="0" w:color="auto"/>
                <w:left w:val="none" w:sz="0" w:space="0" w:color="auto"/>
                <w:bottom w:val="none" w:sz="0" w:space="0" w:color="auto"/>
                <w:right w:val="none" w:sz="0" w:space="0" w:color="auto"/>
              </w:divBdr>
            </w:div>
            <w:div w:id="1204096957">
              <w:marLeft w:val="0"/>
              <w:marRight w:val="0"/>
              <w:marTop w:val="0"/>
              <w:marBottom w:val="0"/>
              <w:divBdr>
                <w:top w:val="none" w:sz="0" w:space="0" w:color="auto"/>
                <w:left w:val="none" w:sz="0" w:space="0" w:color="auto"/>
                <w:bottom w:val="none" w:sz="0" w:space="0" w:color="auto"/>
                <w:right w:val="none" w:sz="0" w:space="0" w:color="auto"/>
              </w:divBdr>
            </w:div>
            <w:div w:id="1529834763">
              <w:marLeft w:val="0"/>
              <w:marRight w:val="0"/>
              <w:marTop w:val="0"/>
              <w:marBottom w:val="0"/>
              <w:divBdr>
                <w:top w:val="none" w:sz="0" w:space="0" w:color="auto"/>
                <w:left w:val="none" w:sz="0" w:space="0" w:color="auto"/>
                <w:bottom w:val="none" w:sz="0" w:space="0" w:color="auto"/>
                <w:right w:val="none" w:sz="0" w:space="0" w:color="auto"/>
              </w:divBdr>
            </w:div>
            <w:div w:id="1755542792">
              <w:marLeft w:val="0"/>
              <w:marRight w:val="0"/>
              <w:marTop w:val="0"/>
              <w:marBottom w:val="0"/>
              <w:divBdr>
                <w:top w:val="none" w:sz="0" w:space="0" w:color="auto"/>
                <w:left w:val="none" w:sz="0" w:space="0" w:color="auto"/>
                <w:bottom w:val="none" w:sz="0" w:space="0" w:color="auto"/>
                <w:right w:val="none" w:sz="0" w:space="0" w:color="auto"/>
              </w:divBdr>
            </w:div>
            <w:div w:id="1399598702">
              <w:marLeft w:val="0"/>
              <w:marRight w:val="0"/>
              <w:marTop w:val="0"/>
              <w:marBottom w:val="0"/>
              <w:divBdr>
                <w:top w:val="none" w:sz="0" w:space="0" w:color="auto"/>
                <w:left w:val="none" w:sz="0" w:space="0" w:color="auto"/>
                <w:bottom w:val="none" w:sz="0" w:space="0" w:color="auto"/>
                <w:right w:val="none" w:sz="0" w:space="0" w:color="auto"/>
              </w:divBdr>
            </w:div>
            <w:div w:id="1243292980">
              <w:marLeft w:val="0"/>
              <w:marRight w:val="0"/>
              <w:marTop w:val="0"/>
              <w:marBottom w:val="0"/>
              <w:divBdr>
                <w:top w:val="none" w:sz="0" w:space="0" w:color="auto"/>
                <w:left w:val="none" w:sz="0" w:space="0" w:color="auto"/>
                <w:bottom w:val="none" w:sz="0" w:space="0" w:color="auto"/>
                <w:right w:val="none" w:sz="0" w:space="0" w:color="auto"/>
              </w:divBdr>
            </w:div>
            <w:div w:id="1524978310">
              <w:marLeft w:val="0"/>
              <w:marRight w:val="0"/>
              <w:marTop w:val="0"/>
              <w:marBottom w:val="0"/>
              <w:divBdr>
                <w:top w:val="none" w:sz="0" w:space="0" w:color="auto"/>
                <w:left w:val="none" w:sz="0" w:space="0" w:color="auto"/>
                <w:bottom w:val="none" w:sz="0" w:space="0" w:color="auto"/>
                <w:right w:val="none" w:sz="0" w:space="0" w:color="auto"/>
              </w:divBdr>
            </w:div>
            <w:div w:id="1996181595">
              <w:marLeft w:val="0"/>
              <w:marRight w:val="0"/>
              <w:marTop w:val="0"/>
              <w:marBottom w:val="0"/>
              <w:divBdr>
                <w:top w:val="none" w:sz="0" w:space="0" w:color="auto"/>
                <w:left w:val="none" w:sz="0" w:space="0" w:color="auto"/>
                <w:bottom w:val="none" w:sz="0" w:space="0" w:color="auto"/>
                <w:right w:val="none" w:sz="0" w:space="0" w:color="auto"/>
              </w:divBdr>
            </w:div>
            <w:div w:id="1454327823">
              <w:marLeft w:val="0"/>
              <w:marRight w:val="0"/>
              <w:marTop w:val="0"/>
              <w:marBottom w:val="0"/>
              <w:divBdr>
                <w:top w:val="none" w:sz="0" w:space="0" w:color="auto"/>
                <w:left w:val="none" w:sz="0" w:space="0" w:color="auto"/>
                <w:bottom w:val="none" w:sz="0" w:space="0" w:color="auto"/>
                <w:right w:val="none" w:sz="0" w:space="0" w:color="auto"/>
              </w:divBdr>
            </w:div>
            <w:div w:id="298802418">
              <w:marLeft w:val="0"/>
              <w:marRight w:val="0"/>
              <w:marTop w:val="0"/>
              <w:marBottom w:val="0"/>
              <w:divBdr>
                <w:top w:val="none" w:sz="0" w:space="0" w:color="auto"/>
                <w:left w:val="none" w:sz="0" w:space="0" w:color="auto"/>
                <w:bottom w:val="none" w:sz="0" w:space="0" w:color="auto"/>
                <w:right w:val="none" w:sz="0" w:space="0" w:color="auto"/>
              </w:divBdr>
            </w:div>
            <w:div w:id="1406341680">
              <w:marLeft w:val="0"/>
              <w:marRight w:val="0"/>
              <w:marTop w:val="0"/>
              <w:marBottom w:val="0"/>
              <w:divBdr>
                <w:top w:val="none" w:sz="0" w:space="0" w:color="auto"/>
                <w:left w:val="none" w:sz="0" w:space="0" w:color="auto"/>
                <w:bottom w:val="none" w:sz="0" w:space="0" w:color="auto"/>
                <w:right w:val="none" w:sz="0" w:space="0" w:color="auto"/>
              </w:divBdr>
            </w:div>
            <w:div w:id="1501894070">
              <w:marLeft w:val="0"/>
              <w:marRight w:val="0"/>
              <w:marTop w:val="0"/>
              <w:marBottom w:val="0"/>
              <w:divBdr>
                <w:top w:val="none" w:sz="0" w:space="0" w:color="auto"/>
                <w:left w:val="none" w:sz="0" w:space="0" w:color="auto"/>
                <w:bottom w:val="none" w:sz="0" w:space="0" w:color="auto"/>
                <w:right w:val="none" w:sz="0" w:space="0" w:color="auto"/>
              </w:divBdr>
            </w:div>
            <w:div w:id="2023243276">
              <w:marLeft w:val="0"/>
              <w:marRight w:val="0"/>
              <w:marTop w:val="0"/>
              <w:marBottom w:val="0"/>
              <w:divBdr>
                <w:top w:val="none" w:sz="0" w:space="0" w:color="auto"/>
                <w:left w:val="none" w:sz="0" w:space="0" w:color="auto"/>
                <w:bottom w:val="none" w:sz="0" w:space="0" w:color="auto"/>
                <w:right w:val="none" w:sz="0" w:space="0" w:color="auto"/>
              </w:divBdr>
            </w:div>
            <w:div w:id="1660503860">
              <w:marLeft w:val="0"/>
              <w:marRight w:val="0"/>
              <w:marTop w:val="0"/>
              <w:marBottom w:val="0"/>
              <w:divBdr>
                <w:top w:val="none" w:sz="0" w:space="0" w:color="auto"/>
                <w:left w:val="none" w:sz="0" w:space="0" w:color="auto"/>
                <w:bottom w:val="none" w:sz="0" w:space="0" w:color="auto"/>
                <w:right w:val="none" w:sz="0" w:space="0" w:color="auto"/>
              </w:divBdr>
            </w:div>
            <w:div w:id="831797531">
              <w:marLeft w:val="0"/>
              <w:marRight w:val="0"/>
              <w:marTop w:val="0"/>
              <w:marBottom w:val="0"/>
              <w:divBdr>
                <w:top w:val="none" w:sz="0" w:space="0" w:color="auto"/>
                <w:left w:val="none" w:sz="0" w:space="0" w:color="auto"/>
                <w:bottom w:val="none" w:sz="0" w:space="0" w:color="auto"/>
                <w:right w:val="none" w:sz="0" w:space="0" w:color="auto"/>
              </w:divBdr>
            </w:div>
            <w:div w:id="1501191409">
              <w:marLeft w:val="0"/>
              <w:marRight w:val="0"/>
              <w:marTop w:val="0"/>
              <w:marBottom w:val="0"/>
              <w:divBdr>
                <w:top w:val="none" w:sz="0" w:space="0" w:color="auto"/>
                <w:left w:val="none" w:sz="0" w:space="0" w:color="auto"/>
                <w:bottom w:val="none" w:sz="0" w:space="0" w:color="auto"/>
                <w:right w:val="none" w:sz="0" w:space="0" w:color="auto"/>
              </w:divBdr>
            </w:div>
            <w:div w:id="501240589">
              <w:marLeft w:val="0"/>
              <w:marRight w:val="0"/>
              <w:marTop w:val="0"/>
              <w:marBottom w:val="0"/>
              <w:divBdr>
                <w:top w:val="none" w:sz="0" w:space="0" w:color="auto"/>
                <w:left w:val="none" w:sz="0" w:space="0" w:color="auto"/>
                <w:bottom w:val="none" w:sz="0" w:space="0" w:color="auto"/>
                <w:right w:val="none" w:sz="0" w:space="0" w:color="auto"/>
              </w:divBdr>
            </w:div>
            <w:div w:id="1010178484">
              <w:marLeft w:val="0"/>
              <w:marRight w:val="0"/>
              <w:marTop w:val="0"/>
              <w:marBottom w:val="0"/>
              <w:divBdr>
                <w:top w:val="none" w:sz="0" w:space="0" w:color="auto"/>
                <w:left w:val="none" w:sz="0" w:space="0" w:color="auto"/>
                <w:bottom w:val="none" w:sz="0" w:space="0" w:color="auto"/>
                <w:right w:val="none" w:sz="0" w:space="0" w:color="auto"/>
              </w:divBdr>
            </w:div>
            <w:div w:id="438764639">
              <w:marLeft w:val="0"/>
              <w:marRight w:val="0"/>
              <w:marTop w:val="0"/>
              <w:marBottom w:val="0"/>
              <w:divBdr>
                <w:top w:val="none" w:sz="0" w:space="0" w:color="auto"/>
                <w:left w:val="none" w:sz="0" w:space="0" w:color="auto"/>
                <w:bottom w:val="none" w:sz="0" w:space="0" w:color="auto"/>
                <w:right w:val="none" w:sz="0" w:space="0" w:color="auto"/>
              </w:divBdr>
            </w:div>
            <w:div w:id="1272199298">
              <w:marLeft w:val="0"/>
              <w:marRight w:val="0"/>
              <w:marTop w:val="0"/>
              <w:marBottom w:val="0"/>
              <w:divBdr>
                <w:top w:val="none" w:sz="0" w:space="0" w:color="auto"/>
                <w:left w:val="none" w:sz="0" w:space="0" w:color="auto"/>
                <w:bottom w:val="none" w:sz="0" w:space="0" w:color="auto"/>
                <w:right w:val="none" w:sz="0" w:space="0" w:color="auto"/>
              </w:divBdr>
            </w:div>
            <w:div w:id="1914779290">
              <w:marLeft w:val="0"/>
              <w:marRight w:val="0"/>
              <w:marTop w:val="0"/>
              <w:marBottom w:val="0"/>
              <w:divBdr>
                <w:top w:val="none" w:sz="0" w:space="0" w:color="auto"/>
                <w:left w:val="none" w:sz="0" w:space="0" w:color="auto"/>
                <w:bottom w:val="none" w:sz="0" w:space="0" w:color="auto"/>
                <w:right w:val="none" w:sz="0" w:space="0" w:color="auto"/>
              </w:divBdr>
            </w:div>
            <w:div w:id="1080522473">
              <w:marLeft w:val="0"/>
              <w:marRight w:val="0"/>
              <w:marTop w:val="0"/>
              <w:marBottom w:val="0"/>
              <w:divBdr>
                <w:top w:val="none" w:sz="0" w:space="0" w:color="auto"/>
                <w:left w:val="none" w:sz="0" w:space="0" w:color="auto"/>
                <w:bottom w:val="none" w:sz="0" w:space="0" w:color="auto"/>
                <w:right w:val="none" w:sz="0" w:space="0" w:color="auto"/>
              </w:divBdr>
            </w:div>
            <w:div w:id="2137335663">
              <w:marLeft w:val="0"/>
              <w:marRight w:val="0"/>
              <w:marTop w:val="0"/>
              <w:marBottom w:val="0"/>
              <w:divBdr>
                <w:top w:val="none" w:sz="0" w:space="0" w:color="auto"/>
                <w:left w:val="none" w:sz="0" w:space="0" w:color="auto"/>
                <w:bottom w:val="none" w:sz="0" w:space="0" w:color="auto"/>
                <w:right w:val="none" w:sz="0" w:space="0" w:color="auto"/>
              </w:divBdr>
            </w:div>
            <w:div w:id="1525754147">
              <w:marLeft w:val="0"/>
              <w:marRight w:val="0"/>
              <w:marTop w:val="0"/>
              <w:marBottom w:val="0"/>
              <w:divBdr>
                <w:top w:val="none" w:sz="0" w:space="0" w:color="auto"/>
                <w:left w:val="none" w:sz="0" w:space="0" w:color="auto"/>
                <w:bottom w:val="none" w:sz="0" w:space="0" w:color="auto"/>
                <w:right w:val="none" w:sz="0" w:space="0" w:color="auto"/>
              </w:divBdr>
            </w:div>
            <w:div w:id="890380398">
              <w:marLeft w:val="0"/>
              <w:marRight w:val="0"/>
              <w:marTop w:val="0"/>
              <w:marBottom w:val="0"/>
              <w:divBdr>
                <w:top w:val="none" w:sz="0" w:space="0" w:color="auto"/>
                <w:left w:val="none" w:sz="0" w:space="0" w:color="auto"/>
                <w:bottom w:val="none" w:sz="0" w:space="0" w:color="auto"/>
                <w:right w:val="none" w:sz="0" w:space="0" w:color="auto"/>
              </w:divBdr>
            </w:div>
            <w:div w:id="749546858">
              <w:marLeft w:val="0"/>
              <w:marRight w:val="0"/>
              <w:marTop w:val="0"/>
              <w:marBottom w:val="0"/>
              <w:divBdr>
                <w:top w:val="none" w:sz="0" w:space="0" w:color="auto"/>
                <w:left w:val="none" w:sz="0" w:space="0" w:color="auto"/>
                <w:bottom w:val="none" w:sz="0" w:space="0" w:color="auto"/>
                <w:right w:val="none" w:sz="0" w:space="0" w:color="auto"/>
              </w:divBdr>
            </w:div>
            <w:div w:id="1116678585">
              <w:marLeft w:val="0"/>
              <w:marRight w:val="0"/>
              <w:marTop w:val="0"/>
              <w:marBottom w:val="0"/>
              <w:divBdr>
                <w:top w:val="none" w:sz="0" w:space="0" w:color="auto"/>
                <w:left w:val="none" w:sz="0" w:space="0" w:color="auto"/>
                <w:bottom w:val="none" w:sz="0" w:space="0" w:color="auto"/>
                <w:right w:val="none" w:sz="0" w:space="0" w:color="auto"/>
              </w:divBdr>
            </w:div>
            <w:div w:id="617416901">
              <w:marLeft w:val="0"/>
              <w:marRight w:val="0"/>
              <w:marTop w:val="0"/>
              <w:marBottom w:val="0"/>
              <w:divBdr>
                <w:top w:val="none" w:sz="0" w:space="0" w:color="auto"/>
                <w:left w:val="none" w:sz="0" w:space="0" w:color="auto"/>
                <w:bottom w:val="none" w:sz="0" w:space="0" w:color="auto"/>
                <w:right w:val="none" w:sz="0" w:space="0" w:color="auto"/>
              </w:divBdr>
            </w:div>
            <w:div w:id="1908805679">
              <w:marLeft w:val="0"/>
              <w:marRight w:val="0"/>
              <w:marTop w:val="0"/>
              <w:marBottom w:val="0"/>
              <w:divBdr>
                <w:top w:val="none" w:sz="0" w:space="0" w:color="auto"/>
                <w:left w:val="none" w:sz="0" w:space="0" w:color="auto"/>
                <w:bottom w:val="none" w:sz="0" w:space="0" w:color="auto"/>
                <w:right w:val="none" w:sz="0" w:space="0" w:color="auto"/>
              </w:divBdr>
            </w:div>
            <w:div w:id="1676030126">
              <w:marLeft w:val="0"/>
              <w:marRight w:val="0"/>
              <w:marTop w:val="0"/>
              <w:marBottom w:val="0"/>
              <w:divBdr>
                <w:top w:val="none" w:sz="0" w:space="0" w:color="auto"/>
                <w:left w:val="none" w:sz="0" w:space="0" w:color="auto"/>
                <w:bottom w:val="none" w:sz="0" w:space="0" w:color="auto"/>
                <w:right w:val="none" w:sz="0" w:space="0" w:color="auto"/>
              </w:divBdr>
            </w:div>
            <w:div w:id="410546154">
              <w:marLeft w:val="0"/>
              <w:marRight w:val="0"/>
              <w:marTop w:val="0"/>
              <w:marBottom w:val="0"/>
              <w:divBdr>
                <w:top w:val="none" w:sz="0" w:space="0" w:color="auto"/>
                <w:left w:val="none" w:sz="0" w:space="0" w:color="auto"/>
                <w:bottom w:val="none" w:sz="0" w:space="0" w:color="auto"/>
                <w:right w:val="none" w:sz="0" w:space="0" w:color="auto"/>
              </w:divBdr>
            </w:div>
            <w:div w:id="2142646406">
              <w:marLeft w:val="0"/>
              <w:marRight w:val="0"/>
              <w:marTop w:val="0"/>
              <w:marBottom w:val="0"/>
              <w:divBdr>
                <w:top w:val="none" w:sz="0" w:space="0" w:color="auto"/>
                <w:left w:val="none" w:sz="0" w:space="0" w:color="auto"/>
                <w:bottom w:val="none" w:sz="0" w:space="0" w:color="auto"/>
                <w:right w:val="none" w:sz="0" w:space="0" w:color="auto"/>
              </w:divBdr>
            </w:div>
            <w:div w:id="774519423">
              <w:marLeft w:val="0"/>
              <w:marRight w:val="0"/>
              <w:marTop w:val="0"/>
              <w:marBottom w:val="0"/>
              <w:divBdr>
                <w:top w:val="none" w:sz="0" w:space="0" w:color="auto"/>
                <w:left w:val="none" w:sz="0" w:space="0" w:color="auto"/>
                <w:bottom w:val="none" w:sz="0" w:space="0" w:color="auto"/>
                <w:right w:val="none" w:sz="0" w:space="0" w:color="auto"/>
              </w:divBdr>
            </w:div>
            <w:div w:id="700521603">
              <w:marLeft w:val="0"/>
              <w:marRight w:val="0"/>
              <w:marTop w:val="0"/>
              <w:marBottom w:val="0"/>
              <w:divBdr>
                <w:top w:val="none" w:sz="0" w:space="0" w:color="auto"/>
                <w:left w:val="none" w:sz="0" w:space="0" w:color="auto"/>
                <w:bottom w:val="none" w:sz="0" w:space="0" w:color="auto"/>
                <w:right w:val="none" w:sz="0" w:space="0" w:color="auto"/>
              </w:divBdr>
            </w:div>
            <w:div w:id="1868786667">
              <w:marLeft w:val="0"/>
              <w:marRight w:val="0"/>
              <w:marTop w:val="0"/>
              <w:marBottom w:val="0"/>
              <w:divBdr>
                <w:top w:val="none" w:sz="0" w:space="0" w:color="auto"/>
                <w:left w:val="none" w:sz="0" w:space="0" w:color="auto"/>
                <w:bottom w:val="none" w:sz="0" w:space="0" w:color="auto"/>
                <w:right w:val="none" w:sz="0" w:space="0" w:color="auto"/>
              </w:divBdr>
            </w:div>
            <w:div w:id="1166165422">
              <w:marLeft w:val="0"/>
              <w:marRight w:val="0"/>
              <w:marTop w:val="0"/>
              <w:marBottom w:val="0"/>
              <w:divBdr>
                <w:top w:val="none" w:sz="0" w:space="0" w:color="auto"/>
                <w:left w:val="none" w:sz="0" w:space="0" w:color="auto"/>
                <w:bottom w:val="none" w:sz="0" w:space="0" w:color="auto"/>
                <w:right w:val="none" w:sz="0" w:space="0" w:color="auto"/>
              </w:divBdr>
            </w:div>
            <w:div w:id="11754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6207">
      <w:bodyDiv w:val="1"/>
      <w:marLeft w:val="0"/>
      <w:marRight w:val="0"/>
      <w:marTop w:val="0"/>
      <w:marBottom w:val="0"/>
      <w:divBdr>
        <w:top w:val="none" w:sz="0" w:space="0" w:color="auto"/>
        <w:left w:val="none" w:sz="0" w:space="0" w:color="auto"/>
        <w:bottom w:val="none" w:sz="0" w:space="0" w:color="auto"/>
        <w:right w:val="none" w:sz="0" w:space="0" w:color="auto"/>
      </w:divBdr>
      <w:divsChild>
        <w:div w:id="869419511">
          <w:marLeft w:val="0"/>
          <w:marRight w:val="0"/>
          <w:marTop w:val="0"/>
          <w:marBottom w:val="0"/>
          <w:divBdr>
            <w:top w:val="none" w:sz="0" w:space="0" w:color="auto"/>
            <w:left w:val="none" w:sz="0" w:space="0" w:color="auto"/>
            <w:bottom w:val="none" w:sz="0" w:space="0" w:color="auto"/>
            <w:right w:val="none" w:sz="0" w:space="0" w:color="auto"/>
          </w:divBdr>
          <w:divsChild>
            <w:div w:id="68702016">
              <w:marLeft w:val="0"/>
              <w:marRight w:val="0"/>
              <w:marTop w:val="0"/>
              <w:marBottom w:val="0"/>
              <w:divBdr>
                <w:top w:val="none" w:sz="0" w:space="0" w:color="auto"/>
                <w:left w:val="none" w:sz="0" w:space="0" w:color="auto"/>
                <w:bottom w:val="none" w:sz="0" w:space="0" w:color="auto"/>
                <w:right w:val="none" w:sz="0" w:space="0" w:color="auto"/>
              </w:divBdr>
            </w:div>
            <w:div w:id="198008247">
              <w:marLeft w:val="0"/>
              <w:marRight w:val="0"/>
              <w:marTop w:val="0"/>
              <w:marBottom w:val="0"/>
              <w:divBdr>
                <w:top w:val="none" w:sz="0" w:space="0" w:color="auto"/>
                <w:left w:val="none" w:sz="0" w:space="0" w:color="auto"/>
                <w:bottom w:val="none" w:sz="0" w:space="0" w:color="auto"/>
                <w:right w:val="none" w:sz="0" w:space="0" w:color="auto"/>
              </w:divBdr>
            </w:div>
            <w:div w:id="668826503">
              <w:marLeft w:val="0"/>
              <w:marRight w:val="0"/>
              <w:marTop w:val="0"/>
              <w:marBottom w:val="0"/>
              <w:divBdr>
                <w:top w:val="none" w:sz="0" w:space="0" w:color="auto"/>
                <w:left w:val="none" w:sz="0" w:space="0" w:color="auto"/>
                <w:bottom w:val="none" w:sz="0" w:space="0" w:color="auto"/>
                <w:right w:val="none" w:sz="0" w:space="0" w:color="auto"/>
              </w:divBdr>
            </w:div>
            <w:div w:id="1249730489">
              <w:marLeft w:val="0"/>
              <w:marRight w:val="0"/>
              <w:marTop w:val="0"/>
              <w:marBottom w:val="0"/>
              <w:divBdr>
                <w:top w:val="none" w:sz="0" w:space="0" w:color="auto"/>
                <w:left w:val="none" w:sz="0" w:space="0" w:color="auto"/>
                <w:bottom w:val="none" w:sz="0" w:space="0" w:color="auto"/>
                <w:right w:val="none" w:sz="0" w:space="0" w:color="auto"/>
              </w:divBdr>
            </w:div>
            <w:div w:id="1394158169">
              <w:marLeft w:val="0"/>
              <w:marRight w:val="0"/>
              <w:marTop w:val="0"/>
              <w:marBottom w:val="0"/>
              <w:divBdr>
                <w:top w:val="none" w:sz="0" w:space="0" w:color="auto"/>
                <w:left w:val="none" w:sz="0" w:space="0" w:color="auto"/>
                <w:bottom w:val="none" w:sz="0" w:space="0" w:color="auto"/>
                <w:right w:val="none" w:sz="0" w:space="0" w:color="auto"/>
              </w:divBdr>
            </w:div>
            <w:div w:id="1639919002">
              <w:marLeft w:val="0"/>
              <w:marRight w:val="0"/>
              <w:marTop w:val="0"/>
              <w:marBottom w:val="0"/>
              <w:divBdr>
                <w:top w:val="none" w:sz="0" w:space="0" w:color="auto"/>
                <w:left w:val="none" w:sz="0" w:space="0" w:color="auto"/>
                <w:bottom w:val="none" w:sz="0" w:space="0" w:color="auto"/>
                <w:right w:val="none" w:sz="0" w:space="0" w:color="auto"/>
              </w:divBdr>
            </w:div>
            <w:div w:id="1640912855">
              <w:marLeft w:val="0"/>
              <w:marRight w:val="0"/>
              <w:marTop w:val="0"/>
              <w:marBottom w:val="0"/>
              <w:divBdr>
                <w:top w:val="none" w:sz="0" w:space="0" w:color="auto"/>
                <w:left w:val="none" w:sz="0" w:space="0" w:color="auto"/>
                <w:bottom w:val="none" w:sz="0" w:space="0" w:color="auto"/>
                <w:right w:val="none" w:sz="0" w:space="0" w:color="auto"/>
              </w:divBdr>
            </w:div>
            <w:div w:id="1678651471">
              <w:marLeft w:val="0"/>
              <w:marRight w:val="0"/>
              <w:marTop w:val="0"/>
              <w:marBottom w:val="0"/>
              <w:divBdr>
                <w:top w:val="none" w:sz="0" w:space="0" w:color="auto"/>
                <w:left w:val="none" w:sz="0" w:space="0" w:color="auto"/>
                <w:bottom w:val="none" w:sz="0" w:space="0" w:color="auto"/>
                <w:right w:val="none" w:sz="0" w:space="0" w:color="auto"/>
              </w:divBdr>
            </w:div>
            <w:div w:id="1768116349">
              <w:marLeft w:val="0"/>
              <w:marRight w:val="0"/>
              <w:marTop w:val="0"/>
              <w:marBottom w:val="0"/>
              <w:divBdr>
                <w:top w:val="none" w:sz="0" w:space="0" w:color="auto"/>
                <w:left w:val="none" w:sz="0" w:space="0" w:color="auto"/>
                <w:bottom w:val="none" w:sz="0" w:space="0" w:color="auto"/>
                <w:right w:val="none" w:sz="0" w:space="0" w:color="auto"/>
              </w:divBdr>
            </w:div>
            <w:div w:id="1931543363">
              <w:marLeft w:val="0"/>
              <w:marRight w:val="0"/>
              <w:marTop w:val="0"/>
              <w:marBottom w:val="0"/>
              <w:divBdr>
                <w:top w:val="none" w:sz="0" w:space="0" w:color="auto"/>
                <w:left w:val="none" w:sz="0" w:space="0" w:color="auto"/>
                <w:bottom w:val="none" w:sz="0" w:space="0" w:color="auto"/>
                <w:right w:val="none" w:sz="0" w:space="0" w:color="auto"/>
              </w:divBdr>
            </w:div>
            <w:div w:id="2108035382">
              <w:marLeft w:val="0"/>
              <w:marRight w:val="0"/>
              <w:marTop w:val="0"/>
              <w:marBottom w:val="0"/>
              <w:divBdr>
                <w:top w:val="none" w:sz="0" w:space="0" w:color="auto"/>
                <w:left w:val="none" w:sz="0" w:space="0" w:color="auto"/>
                <w:bottom w:val="none" w:sz="0" w:space="0" w:color="auto"/>
                <w:right w:val="none" w:sz="0" w:space="0" w:color="auto"/>
              </w:divBdr>
            </w:div>
            <w:div w:id="21229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7113">
      <w:bodyDiv w:val="1"/>
      <w:marLeft w:val="0"/>
      <w:marRight w:val="0"/>
      <w:marTop w:val="0"/>
      <w:marBottom w:val="0"/>
      <w:divBdr>
        <w:top w:val="none" w:sz="0" w:space="0" w:color="auto"/>
        <w:left w:val="none" w:sz="0" w:space="0" w:color="auto"/>
        <w:bottom w:val="none" w:sz="0" w:space="0" w:color="auto"/>
        <w:right w:val="none" w:sz="0" w:space="0" w:color="auto"/>
      </w:divBdr>
      <w:divsChild>
        <w:div w:id="1555241323">
          <w:marLeft w:val="0"/>
          <w:marRight w:val="0"/>
          <w:marTop w:val="0"/>
          <w:marBottom w:val="0"/>
          <w:divBdr>
            <w:top w:val="none" w:sz="0" w:space="0" w:color="auto"/>
            <w:left w:val="none" w:sz="0" w:space="0" w:color="auto"/>
            <w:bottom w:val="none" w:sz="0" w:space="0" w:color="auto"/>
            <w:right w:val="none" w:sz="0" w:space="0" w:color="auto"/>
          </w:divBdr>
          <w:divsChild>
            <w:div w:id="1029381844">
              <w:marLeft w:val="0"/>
              <w:marRight w:val="0"/>
              <w:marTop w:val="0"/>
              <w:marBottom w:val="0"/>
              <w:divBdr>
                <w:top w:val="none" w:sz="0" w:space="0" w:color="auto"/>
                <w:left w:val="none" w:sz="0" w:space="0" w:color="auto"/>
                <w:bottom w:val="none" w:sz="0" w:space="0" w:color="auto"/>
                <w:right w:val="none" w:sz="0" w:space="0" w:color="auto"/>
              </w:divBdr>
            </w:div>
            <w:div w:id="1050807631">
              <w:marLeft w:val="0"/>
              <w:marRight w:val="0"/>
              <w:marTop w:val="0"/>
              <w:marBottom w:val="0"/>
              <w:divBdr>
                <w:top w:val="none" w:sz="0" w:space="0" w:color="auto"/>
                <w:left w:val="none" w:sz="0" w:space="0" w:color="auto"/>
                <w:bottom w:val="none" w:sz="0" w:space="0" w:color="auto"/>
                <w:right w:val="none" w:sz="0" w:space="0" w:color="auto"/>
              </w:divBdr>
            </w:div>
            <w:div w:id="233971155">
              <w:marLeft w:val="0"/>
              <w:marRight w:val="0"/>
              <w:marTop w:val="0"/>
              <w:marBottom w:val="0"/>
              <w:divBdr>
                <w:top w:val="none" w:sz="0" w:space="0" w:color="auto"/>
                <w:left w:val="none" w:sz="0" w:space="0" w:color="auto"/>
                <w:bottom w:val="none" w:sz="0" w:space="0" w:color="auto"/>
                <w:right w:val="none" w:sz="0" w:space="0" w:color="auto"/>
              </w:divBdr>
            </w:div>
            <w:div w:id="693503305">
              <w:marLeft w:val="0"/>
              <w:marRight w:val="0"/>
              <w:marTop w:val="0"/>
              <w:marBottom w:val="0"/>
              <w:divBdr>
                <w:top w:val="none" w:sz="0" w:space="0" w:color="auto"/>
                <w:left w:val="none" w:sz="0" w:space="0" w:color="auto"/>
                <w:bottom w:val="none" w:sz="0" w:space="0" w:color="auto"/>
                <w:right w:val="none" w:sz="0" w:space="0" w:color="auto"/>
              </w:divBdr>
            </w:div>
            <w:div w:id="1519001681">
              <w:marLeft w:val="0"/>
              <w:marRight w:val="0"/>
              <w:marTop w:val="0"/>
              <w:marBottom w:val="0"/>
              <w:divBdr>
                <w:top w:val="none" w:sz="0" w:space="0" w:color="auto"/>
                <w:left w:val="none" w:sz="0" w:space="0" w:color="auto"/>
                <w:bottom w:val="none" w:sz="0" w:space="0" w:color="auto"/>
                <w:right w:val="none" w:sz="0" w:space="0" w:color="auto"/>
              </w:divBdr>
            </w:div>
            <w:div w:id="1237396762">
              <w:marLeft w:val="0"/>
              <w:marRight w:val="0"/>
              <w:marTop w:val="0"/>
              <w:marBottom w:val="0"/>
              <w:divBdr>
                <w:top w:val="none" w:sz="0" w:space="0" w:color="auto"/>
                <w:left w:val="none" w:sz="0" w:space="0" w:color="auto"/>
                <w:bottom w:val="none" w:sz="0" w:space="0" w:color="auto"/>
                <w:right w:val="none" w:sz="0" w:space="0" w:color="auto"/>
              </w:divBdr>
            </w:div>
            <w:div w:id="1685589308">
              <w:marLeft w:val="0"/>
              <w:marRight w:val="0"/>
              <w:marTop w:val="0"/>
              <w:marBottom w:val="0"/>
              <w:divBdr>
                <w:top w:val="none" w:sz="0" w:space="0" w:color="auto"/>
                <w:left w:val="none" w:sz="0" w:space="0" w:color="auto"/>
                <w:bottom w:val="none" w:sz="0" w:space="0" w:color="auto"/>
                <w:right w:val="none" w:sz="0" w:space="0" w:color="auto"/>
              </w:divBdr>
            </w:div>
            <w:div w:id="881333489">
              <w:marLeft w:val="0"/>
              <w:marRight w:val="0"/>
              <w:marTop w:val="0"/>
              <w:marBottom w:val="0"/>
              <w:divBdr>
                <w:top w:val="none" w:sz="0" w:space="0" w:color="auto"/>
                <w:left w:val="none" w:sz="0" w:space="0" w:color="auto"/>
                <w:bottom w:val="none" w:sz="0" w:space="0" w:color="auto"/>
                <w:right w:val="none" w:sz="0" w:space="0" w:color="auto"/>
              </w:divBdr>
            </w:div>
            <w:div w:id="4988726">
              <w:marLeft w:val="0"/>
              <w:marRight w:val="0"/>
              <w:marTop w:val="0"/>
              <w:marBottom w:val="0"/>
              <w:divBdr>
                <w:top w:val="none" w:sz="0" w:space="0" w:color="auto"/>
                <w:left w:val="none" w:sz="0" w:space="0" w:color="auto"/>
                <w:bottom w:val="none" w:sz="0" w:space="0" w:color="auto"/>
                <w:right w:val="none" w:sz="0" w:space="0" w:color="auto"/>
              </w:divBdr>
            </w:div>
            <w:div w:id="1560171984">
              <w:marLeft w:val="0"/>
              <w:marRight w:val="0"/>
              <w:marTop w:val="0"/>
              <w:marBottom w:val="0"/>
              <w:divBdr>
                <w:top w:val="none" w:sz="0" w:space="0" w:color="auto"/>
                <w:left w:val="none" w:sz="0" w:space="0" w:color="auto"/>
                <w:bottom w:val="none" w:sz="0" w:space="0" w:color="auto"/>
                <w:right w:val="none" w:sz="0" w:space="0" w:color="auto"/>
              </w:divBdr>
            </w:div>
            <w:div w:id="484471857">
              <w:marLeft w:val="0"/>
              <w:marRight w:val="0"/>
              <w:marTop w:val="0"/>
              <w:marBottom w:val="0"/>
              <w:divBdr>
                <w:top w:val="none" w:sz="0" w:space="0" w:color="auto"/>
                <w:left w:val="none" w:sz="0" w:space="0" w:color="auto"/>
                <w:bottom w:val="none" w:sz="0" w:space="0" w:color="auto"/>
                <w:right w:val="none" w:sz="0" w:space="0" w:color="auto"/>
              </w:divBdr>
            </w:div>
            <w:div w:id="785395177">
              <w:marLeft w:val="0"/>
              <w:marRight w:val="0"/>
              <w:marTop w:val="0"/>
              <w:marBottom w:val="0"/>
              <w:divBdr>
                <w:top w:val="none" w:sz="0" w:space="0" w:color="auto"/>
                <w:left w:val="none" w:sz="0" w:space="0" w:color="auto"/>
                <w:bottom w:val="none" w:sz="0" w:space="0" w:color="auto"/>
                <w:right w:val="none" w:sz="0" w:space="0" w:color="auto"/>
              </w:divBdr>
            </w:div>
            <w:div w:id="1196119876">
              <w:marLeft w:val="0"/>
              <w:marRight w:val="0"/>
              <w:marTop w:val="0"/>
              <w:marBottom w:val="0"/>
              <w:divBdr>
                <w:top w:val="none" w:sz="0" w:space="0" w:color="auto"/>
                <w:left w:val="none" w:sz="0" w:space="0" w:color="auto"/>
                <w:bottom w:val="none" w:sz="0" w:space="0" w:color="auto"/>
                <w:right w:val="none" w:sz="0" w:space="0" w:color="auto"/>
              </w:divBdr>
            </w:div>
            <w:div w:id="1780295736">
              <w:marLeft w:val="0"/>
              <w:marRight w:val="0"/>
              <w:marTop w:val="0"/>
              <w:marBottom w:val="0"/>
              <w:divBdr>
                <w:top w:val="none" w:sz="0" w:space="0" w:color="auto"/>
                <w:left w:val="none" w:sz="0" w:space="0" w:color="auto"/>
                <w:bottom w:val="none" w:sz="0" w:space="0" w:color="auto"/>
                <w:right w:val="none" w:sz="0" w:space="0" w:color="auto"/>
              </w:divBdr>
            </w:div>
            <w:div w:id="190918666">
              <w:marLeft w:val="0"/>
              <w:marRight w:val="0"/>
              <w:marTop w:val="0"/>
              <w:marBottom w:val="0"/>
              <w:divBdr>
                <w:top w:val="none" w:sz="0" w:space="0" w:color="auto"/>
                <w:left w:val="none" w:sz="0" w:space="0" w:color="auto"/>
                <w:bottom w:val="none" w:sz="0" w:space="0" w:color="auto"/>
                <w:right w:val="none" w:sz="0" w:space="0" w:color="auto"/>
              </w:divBdr>
            </w:div>
            <w:div w:id="1939941620">
              <w:marLeft w:val="0"/>
              <w:marRight w:val="0"/>
              <w:marTop w:val="0"/>
              <w:marBottom w:val="0"/>
              <w:divBdr>
                <w:top w:val="none" w:sz="0" w:space="0" w:color="auto"/>
                <w:left w:val="none" w:sz="0" w:space="0" w:color="auto"/>
                <w:bottom w:val="none" w:sz="0" w:space="0" w:color="auto"/>
                <w:right w:val="none" w:sz="0" w:space="0" w:color="auto"/>
              </w:divBdr>
            </w:div>
            <w:div w:id="438573915">
              <w:marLeft w:val="0"/>
              <w:marRight w:val="0"/>
              <w:marTop w:val="0"/>
              <w:marBottom w:val="0"/>
              <w:divBdr>
                <w:top w:val="none" w:sz="0" w:space="0" w:color="auto"/>
                <w:left w:val="none" w:sz="0" w:space="0" w:color="auto"/>
                <w:bottom w:val="none" w:sz="0" w:space="0" w:color="auto"/>
                <w:right w:val="none" w:sz="0" w:space="0" w:color="auto"/>
              </w:divBdr>
            </w:div>
            <w:div w:id="54788231">
              <w:marLeft w:val="0"/>
              <w:marRight w:val="0"/>
              <w:marTop w:val="0"/>
              <w:marBottom w:val="0"/>
              <w:divBdr>
                <w:top w:val="none" w:sz="0" w:space="0" w:color="auto"/>
                <w:left w:val="none" w:sz="0" w:space="0" w:color="auto"/>
                <w:bottom w:val="none" w:sz="0" w:space="0" w:color="auto"/>
                <w:right w:val="none" w:sz="0" w:space="0" w:color="auto"/>
              </w:divBdr>
            </w:div>
            <w:div w:id="1303774092">
              <w:marLeft w:val="0"/>
              <w:marRight w:val="0"/>
              <w:marTop w:val="0"/>
              <w:marBottom w:val="0"/>
              <w:divBdr>
                <w:top w:val="none" w:sz="0" w:space="0" w:color="auto"/>
                <w:left w:val="none" w:sz="0" w:space="0" w:color="auto"/>
                <w:bottom w:val="none" w:sz="0" w:space="0" w:color="auto"/>
                <w:right w:val="none" w:sz="0" w:space="0" w:color="auto"/>
              </w:divBdr>
            </w:div>
            <w:div w:id="481237391">
              <w:marLeft w:val="0"/>
              <w:marRight w:val="0"/>
              <w:marTop w:val="0"/>
              <w:marBottom w:val="0"/>
              <w:divBdr>
                <w:top w:val="none" w:sz="0" w:space="0" w:color="auto"/>
                <w:left w:val="none" w:sz="0" w:space="0" w:color="auto"/>
                <w:bottom w:val="none" w:sz="0" w:space="0" w:color="auto"/>
                <w:right w:val="none" w:sz="0" w:space="0" w:color="auto"/>
              </w:divBdr>
            </w:div>
            <w:div w:id="358900342">
              <w:marLeft w:val="0"/>
              <w:marRight w:val="0"/>
              <w:marTop w:val="0"/>
              <w:marBottom w:val="0"/>
              <w:divBdr>
                <w:top w:val="none" w:sz="0" w:space="0" w:color="auto"/>
                <w:left w:val="none" w:sz="0" w:space="0" w:color="auto"/>
                <w:bottom w:val="none" w:sz="0" w:space="0" w:color="auto"/>
                <w:right w:val="none" w:sz="0" w:space="0" w:color="auto"/>
              </w:divBdr>
            </w:div>
            <w:div w:id="1717002723">
              <w:marLeft w:val="0"/>
              <w:marRight w:val="0"/>
              <w:marTop w:val="0"/>
              <w:marBottom w:val="0"/>
              <w:divBdr>
                <w:top w:val="none" w:sz="0" w:space="0" w:color="auto"/>
                <w:left w:val="none" w:sz="0" w:space="0" w:color="auto"/>
                <w:bottom w:val="none" w:sz="0" w:space="0" w:color="auto"/>
                <w:right w:val="none" w:sz="0" w:space="0" w:color="auto"/>
              </w:divBdr>
            </w:div>
            <w:div w:id="1790707274">
              <w:marLeft w:val="0"/>
              <w:marRight w:val="0"/>
              <w:marTop w:val="0"/>
              <w:marBottom w:val="0"/>
              <w:divBdr>
                <w:top w:val="none" w:sz="0" w:space="0" w:color="auto"/>
                <w:left w:val="none" w:sz="0" w:space="0" w:color="auto"/>
                <w:bottom w:val="none" w:sz="0" w:space="0" w:color="auto"/>
                <w:right w:val="none" w:sz="0" w:space="0" w:color="auto"/>
              </w:divBdr>
            </w:div>
            <w:div w:id="1608200779">
              <w:marLeft w:val="0"/>
              <w:marRight w:val="0"/>
              <w:marTop w:val="0"/>
              <w:marBottom w:val="0"/>
              <w:divBdr>
                <w:top w:val="none" w:sz="0" w:space="0" w:color="auto"/>
                <w:left w:val="none" w:sz="0" w:space="0" w:color="auto"/>
                <w:bottom w:val="none" w:sz="0" w:space="0" w:color="auto"/>
                <w:right w:val="none" w:sz="0" w:space="0" w:color="auto"/>
              </w:divBdr>
            </w:div>
            <w:div w:id="1949510833">
              <w:marLeft w:val="0"/>
              <w:marRight w:val="0"/>
              <w:marTop w:val="0"/>
              <w:marBottom w:val="0"/>
              <w:divBdr>
                <w:top w:val="none" w:sz="0" w:space="0" w:color="auto"/>
                <w:left w:val="none" w:sz="0" w:space="0" w:color="auto"/>
                <w:bottom w:val="none" w:sz="0" w:space="0" w:color="auto"/>
                <w:right w:val="none" w:sz="0" w:space="0" w:color="auto"/>
              </w:divBdr>
            </w:div>
            <w:div w:id="293293186">
              <w:marLeft w:val="0"/>
              <w:marRight w:val="0"/>
              <w:marTop w:val="0"/>
              <w:marBottom w:val="0"/>
              <w:divBdr>
                <w:top w:val="none" w:sz="0" w:space="0" w:color="auto"/>
                <w:left w:val="none" w:sz="0" w:space="0" w:color="auto"/>
                <w:bottom w:val="none" w:sz="0" w:space="0" w:color="auto"/>
                <w:right w:val="none" w:sz="0" w:space="0" w:color="auto"/>
              </w:divBdr>
            </w:div>
            <w:div w:id="800417524">
              <w:marLeft w:val="0"/>
              <w:marRight w:val="0"/>
              <w:marTop w:val="0"/>
              <w:marBottom w:val="0"/>
              <w:divBdr>
                <w:top w:val="none" w:sz="0" w:space="0" w:color="auto"/>
                <w:left w:val="none" w:sz="0" w:space="0" w:color="auto"/>
                <w:bottom w:val="none" w:sz="0" w:space="0" w:color="auto"/>
                <w:right w:val="none" w:sz="0" w:space="0" w:color="auto"/>
              </w:divBdr>
            </w:div>
            <w:div w:id="926888619">
              <w:marLeft w:val="0"/>
              <w:marRight w:val="0"/>
              <w:marTop w:val="0"/>
              <w:marBottom w:val="0"/>
              <w:divBdr>
                <w:top w:val="none" w:sz="0" w:space="0" w:color="auto"/>
                <w:left w:val="none" w:sz="0" w:space="0" w:color="auto"/>
                <w:bottom w:val="none" w:sz="0" w:space="0" w:color="auto"/>
                <w:right w:val="none" w:sz="0" w:space="0" w:color="auto"/>
              </w:divBdr>
            </w:div>
            <w:div w:id="1451819656">
              <w:marLeft w:val="0"/>
              <w:marRight w:val="0"/>
              <w:marTop w:val="0"/>
              <w:marBottom w:val="0"/>
              <w:divBdr>
                <w:top w:val="none" w:sz="0" w:space="0" w:color="auto"/>
                <w:left w:val="none" w:sz="0" w:space="0" w:color="auto"/>
                <w:bottom w:val="none" w:sz="0" w:space="0" w:color="auto"/>
                <w:right w:val="none" w:sz="0" w:space="0" w:color="auto"/>
              </w:divBdr>
            </w:div>
            <w:div w:id="688797172">
              <w:marLeft w:val="0"/>
              <w:marRight w:val="0"/>
              <w:marTop w:val="0"/>
              <w:marBottom w:val="0"/>
              <w:divBdr>
                <w:top w:val="none" w:sz="0" w:space="0" w:color="auto"/>
                <w:left w:val="none" w:sz="0" w:space="0" w:color="auto"/>
                <w:bottom w:val="none" w:sz="0" w:space="0" w:color="auto"/>
                <w:right w:val="none" w:sz="0" w:space="0" w:color="auto"/>
              </w:divBdr>
            </w:div>
            <w:div w:id="1956250888">
              <w:marLeft w:val="0"/>
              <w:marRight w:val="0"/>
              <w:marTop w:val="0"/>
              <w:marBottom w:val="0"/>
              <w:divBdr>
                <w:top w:val="none" w:sz="0" w:space="0" w:color="auto"/>
                <w:left w:val="none" w:sz="0" w:space="0" w:color="auto"/>
                <w:bottom w:val="none" w:sz="0" w:space="0" w:color="auto"/>
                <w:right w:val="none" w:sz="0" w:space="0" w:color="auto"/>
              </w:divBdr>
            </w:div>
            <w:div w:id="259530293">
              <w:marLeft w:val="0"/>
              <w:marRight w:val="0"/>
              <w:marTop w:val="0"/>
              <w:marBottom w:val="0"/>
              <w:divBdr>
                <w:top w:val="none" w:sz="0" w:space="0" w:color="auto"/>
                <w:left w:val="none" w:sz="0" w:space="0" w:color="auto"/>
                <w:bottom w:val="none" w:sz="0" w:space="0" w:color="auto"/>
                <w:right w:val="none" w:sz="0" w:space="0" w:color="auto"/>
              </w:divBdr>
            </w:div>
            <w:div w:id="1440948777">
              <w:marLeft w:val="0"/>
              <w:marRight w:val="0"/>
              <w:marTop w:val="0"/>
              <w:marBottom w:val="0"/>
              <w:divBdr>
                <w:top w:val="none" w:sz="0" w:space="0" w:color="auto"/>
                <w:left w:val="none" w:sz="0" w:space="0" w:color="auto"/>
                <w:bottom w:val="none" w:sz="0" w:space="0" w:color="auto"/>
                <w:right w:val="none" w:sz="0" w:space="0" w:color="auto"/>
              </w:divBdr>
            </w:div>
            <w:div w:id="91055279">
              <w:marLeft w:val="0"/>
              <w:marRight w:val="0"/>
              <w:marTop w:val="0"/>
              <w:marBottom w:val="0"/>
              <w:divBdr>
                <w:top w:val="none" w:sz="0" w:space="0" w:color="auto"/>
                <w:left w:val="none" w:sz="0" w:space="0" w:color="auto"/>
                <w:bottom w:val="none" w:sz="0" w:space="0" w:color="auto"/>
                <w:right w:val="none" w:sz="0" w:space="0" w:color="auto"/>
              </w:divBdr>
            </w:div>
            <w:div w:id="803814770">
              <w:marLeft w:val="0"/>
              <w:marRight w:val="0"/>
              <w:marTop w:val="0"/>
              <w:marBottom w:val="0"/>
              <w:divBdr>
                <w:top w:val="none" w:sz="0" w:space="0" w:color="auto"/>
                <w:left w:val="none" w:sz="0" w:space="0" w:color="auto"/>
                <w:bottom w:val="none" w:sz="0" w:space="0" w:color="auto"/>
                <w:right w:val="none" w:sz="0" w:space="0" w:color="auto"/>
              </w:divBdr>
            </w:div>
            <w:div w:id="1647777463">
              <w:marLeft w:val="0"/>
              <w:marRight w:val="0"/>
              <w:marTop w:val="0"/>
              <w:marBottom w:val="0"/>
              <w:divBdr>
                <w:top w:val="none" w:sz="0" w:space="0" w:color="auto"/>
                <w:left w:val="none" w:sz="0" w:space="0" w:color="auto"/>
                <w:bottom w:val="none" w:sz="0" w:space="0" w:color="auto"/>
                <w:right w:val="none" w:sz="0" w:space="0" w:color="auto"/>
              </w:divBdr>
            </w:div>
            <w:div w:id="2097287226">
              <w:marLeft w:val="0"/>
              <w:marRight w:val="0"/>
              <w:marTop w:val="0"/>
              <w:marBottom w:val="0"/>
              <w:divBdr>
                <w:top w:val="none" w:sz="0" w:space="0" w:color="auto"/>
                <w:left w:val="none" w:sz="0" w:space="0" w:color="auto"/>
                <w:bottom w:val="none" w:sz="0" w:space="0" w:color="auto"/>
                <w:right w:val="none" w:sz="0" w:space="0" w:color="auto"/>
              </w:divBdr>
            </w:div>
            <w:div w:id="233703789">
              <w:marLeft w:val="0"/>
              <w:marRight w:val="0"/>
              <w:marTop w:val="0"/>
              <w:marBottom w:val="0"/>
              <w:divBdr>
                <w:top w:val="none" w:sz="0" w:space="0" w:color="auto"/>
                <w:left w:val="none" w:sz="0" w:space="0" w:color="auto"/>
                <w:bottom w:val="none" w:sz="0" w:space="0" w:color="auto"/>
                <w:right w:val="none" w:sz="0" w:space="0" w:color="auto"/>
              </w:divBdr>
            </w:div>
            <w:div w:id="361324712">
              <w:marLeft w:val="0"/>
              <w:marRight w:val="0"/>
              <w:marTop w:val="0"/>
              <w:marBottom w:val="0"/>
              <w:divBdr>
                <w:top w:val="none" w:sz="0" w:space="0" w:color="auto"/>
                <w:left w:val="none" w:sz="0" w:space="0" w:color="auto"/>
                <w:bottom w:val="none" w:sz="0" w:space="0" w:color="auto"/>
                <w:right w:val="none" w:sz="0" w:space="0" w:color="auto"/>
              </w:divBdr>
            </w:div>
            <w:div w:id="655039361">
              <w:marLeft w:val="0"/>
              <w:marRight w:val="0"/>
              <w:marTop w:val="0"/>
              <w:marBottom w:val="0"/>
              <w:divBdr>
                <w:top w:val="none" w:sz="0" w:space="0" w:color="auto"/>
                <w:left w:val="none" w:sz="0" w:space="0" w:color="auto"/>
                <w:bottom w:val="none" w:sz="0" w:space="0" w:color="auto"/>
                <w:right w:val="none" w:sz="0" w:space="0" w:color="auto"/>
              </w:divBdr>
            </w:div>
            <w:div w:id="793253842">
              <w:marLeft w:val="0"/>
              <w:marRight w:val="0"/>
              <w:marTop w:val="0"/>
              <w:marBottom w:val="0"/>
              <w:divBdr>
                <w:top w:val="none" w:sz="0" w:space="0" w:color="auto"/>
                <w:left w:val="none" w:sz="0" w:space="0" w:color="auto"/>
                <w:bottom w:val="none" w:sz="0" w:space="0" w:color="auto"/>
                <w:right w:val="none" w:sz="0" w:space="0" w:color="auto"/>
              </w:divBdr>
            </w:div>
            <w:div w:id="1448163689">
              <w:marLeft w:val="0"/>
              <w:marRight w:val="0"/>
              <w:marTop w:val="0"/>
              <w:marBottom w:val="0"/>
              <w:divBdr>
                <w:top w:val="none" w:sz="0" w:space="0" w:color="auto"/>
                <w:left w:val="none" w:sz="0" w:space="0" w:color="auto"/>
                <w:bottom w:val="none" w:sz="0" w:space="0" w:color="auto"/>
                <w:right w:val="none" w:sz="0" w:space="0" w:color="auto"/>
              </w:divBdr>
            </w:div>
            <w:div w:id="360742510">
              <w:marLeft w:val="0"/>
              <w:marRight w:val="0"/>
              <w:marTop w:val="0"/>
              <w:marBottom w:val="0"/>
              <w:divBdr>
                <w:top w:val="none" w:sz="0" w:space="0" w:color="auto"/>
                <w:left w:val="none" w:sz="0" w:space="0" w:color="auto"/>
                <w:bottom w:val="none" w:sz="0" w:space="0" w:color="auto"/>
                <w:right w:val="none" w:sz="0" w:space="0" w:color="auto"/>
              </w:divBdr>
            </w:div>
            <w:div w:id="1977181483">
              <w:marLeft w:val="0"/>
              <w:marRight w:val="0"/>
              <w:marTop w:val="0"/>
              <w:marBottom w:val="0"/>
              <w:divBdr>
                <w:top w:val="none" w:sz="0" w:space="0" w:color="auto"/>
                <w:left w:val="none" w:sz="0" w:space="0" w:color="auto"/>
                <w:bottom w:val="none" w:sz="0" w:space="0" w:color="auto"/>
                <w:right w:val="none" w:sz="0" w:space="0" w:color="auto"/>
              </w:divBdr>
            </w:div>
            <w:div w:id="1461143766">
              <w:marLeft w:val="0"/>
              <w:marRight w:val="0"/>
              <w:marTop w:val="0"/>
              <w:marBottom w:val="0"/>
              <w:divBdr>
                <w:top w:val="none" w:sz="0" w:space="0" w:color="auto"/>
                <w:left w:val="none" w:sz="0" w:space="0" w:color="auto"/>
                <w:bottom w:val="none" w:sz="0" w:space="0" w:color="auto"/>
                <w:right w:val="none" w:sz="0" w:space="0" w:color="auto"/>
              </w:divBdr>
            </w:div>
            <w:div w:id="1488396306">
              <w:marLeft w:val="0"/>
              <w:marRight w:val="0"/>
              <w:marTop w:val="0"/>
              <w:marBottom w:val="0"/>
              <w:divBdr>
                <w:top w:val="none" w:sz="0" w:space="0" w:color="auto"/>
                <w:left w:val="none" w:sz="0" w:space="0" w:color="auto"/>
                <w:bottom w:val="none" w:sz="0" w:space="0" w:color="auto"/>
                <w:right w:val="none" w:sz="0" w:space="0" w:color="auto"/>
              </w:divBdr>
            </w:div>
            <w:div w:id="1838304415">
              <w:marLeft w:val="0"/>
              <w:marRight w:val="0"/>
              <w:marTop w:val="0"/>
              <w:marBottom w:val="0"/>
              <w:divBdr>
                <w:top w:val="none" w:sz="0" w:space="0" w:color="auto"/>
                <w:left w:val="none" w:sz="0" w:space="0" w:color="auto"/>
                <w:bottom w:val="none" w:sz="0" w:space="0" w:color="auto"/>
                <w:right w:val="none" w:sz="0" w:space="0" w:color="auto"/>
              </w:divBdr>
            </w:div>
            <w:div w:id="338699839">
              <w:marLeft w:val="0"/>
              <w:marRight w:val="0"/>
              <w:marTop w:val="0"/>
              <w:marBottom w:val="0"/>
              <w:divBdr>
                <w:top w:val="none" w:sz="0" w:space="0" w:color="auto"/>
                <w:left w:val="none" w:sz="0" w:space="0" w:color="auto"/>
                <w:bottom w:val="none" w:sz="0" w:space="0" w:color="auto"/>
                <w:right w:val="none" w:sz="0" w:space="0" w:color="auto"/>
              </w:divBdr>
            </w:div>
            <w:div w:id="1666663121">
              <w:marLeft w:val="0"/>
              <w:marRight w:val="0"/>
              <w:marTop w:val="0"/>
              <w:marBottom w:val="0"/>
              <w:divBdr>
                <w:top w:val="none" w:sz="0" w:space="0" w:color="auto"/>
                <w:left w:val="none" w:sz="0" w:space="0" w:color="auto"/>
                <w:bottom w:val="none" w:sz="0" w:space="0" w:color="auto"/>
                <w:right w:val="none" w:sz="0" w:space="0" w:color="auto"/>
              </w:divBdr>
            </w:div>
            <w:div w:id="1811440595">
              <w:marLeft w:val="0"/>
              <w:marRight w:val="0"/>
              <w:marTop w:val="0"/>
              <w:marBottom w:val="0"/>
              <w:divBdr>
                <w:top w:val="none" w:sz="0" w:space="0" w:color="auto"/>
                <w:left w:val="none" w:sz="0" w:space="0" w:color="auto"/>
                <w:bottom w:val="none" w:sz="0" w:space="0" w:color="auto"/>
                <w:right w:val="none" w:sz="0" w:space="0" w:color="auto"/>
              </w:divBdr>
            </w:div>
            <w:div w:id="1091121429">
              <w:marLeft w:val="0"/>
              <w:marRight w:val="0"/>
              <w:marTop w:val="0"/>
              <w:marBottom w:val="0"/>
              <w:divBdr>
                <w:top w:val="none" w:sz="0" w:space="0" w:color="auto"/>
                <w:left w:val="none" w:sz="0" w:space="0" w:color="auto"/>
                <w:bottom w:val="none" w:sz="0" w:space="0" w:color="auto"/>
                <w:right w:val="none" w:sz="0" w:space="0" w:color="auto"/>
              </w:divBdr>
            </w:div>
            <w:div w:id="99183263">
              <w:marLeft w:val="0"/>
              <w:marRight w:val="0"/>
              <w:marTop w:val="0"/>
              <w:marBottom w:val="0"/>
              <w:divBdr>
                <w:top w:val="none" w:sz="0" w:space="0" w:color="auto"/>
                <w:left w:val="none" w:sz="0" w:space="0" w:color="auto"/>
                <w:bottom w:val="none" w:sz="0" w:space="0" w:color="auto"/>
                <w:right w:val="none" w:sz="0" w:space="0" w:color="auto"/>
              </w:divBdr>
            </w:div>
            <w:div w:id="48311878">
              <w:marLeft w:val="0"/>
              <w:marRight w:val="0"/>
              <w:marTop w:val="0"/>
              <w:marBottom w:val="0"/>
              <w:divBdr>
                <w:top w:val="none" w:sz="0" w:space="0" w:color="auto"/>
                <w:left w:val="none" w:sz="0" w:space="0" w:color="auto"/>
                <w:bottom w:val="none" w:sz="0" w:space="0" w:color="auto"/>
                <w:right w:val="none" w:sz="0" w:space="0" w:color="auto"/>
              </w:divBdr>
            </w:div>
            <w:div w:id="1238201346">
              <w:marLeft w:val="0"/>
              <w:marRight w:val="0"/>
              <w:marTop w:val="0"/>
              <w:marBottom w:val="0"/>
              <w:divBdr>
                <w:top w:val="none" w:sz="0" w:space="0" w:color="auto"/>
                <w:left w:val="none" w:sz="0" w:space="0" w:color="auto"/>
                <w:bottom w:val="none" w:sz="0" w:space="0" w:color="auto"/>
                <w:right w:val="none" w:sz="0" w:space="0" w:color="auto"/>
              </w:divBdr>
            </w:div>
            <w:div w:id="492651156">
              <w:marLeft w:val="0"/>
              <w:marRight w:val="0"/>
              <w:marTop w:val="0"/>
              <w:marBottom w:val="0"/>
              <w:divBdr>
                <w:top w:val="none" w:sz="0" w:space="0" w:color="auto"/>
                <w:left w:val="none" w:sz="0" w:space="0" w:color="auto"/>
                <w:bottom w:val="none" w:sz="0" w:space="0" w:color="auto"/>
                <w:right w:val="none" w:sz="0" w:space="0" w:color="auto"/>
              </w:divBdr>
            </w:div>
            <w:div w:id="1252619981">
              <w:marLeft w:val="0"/>
              <w:marRight w:val="0"/>
              <w:marTop w:val="0"/>
              <w:marBottom w:val="0"/>
              <w:divBdr>
                <w:top w:val="none" w:sz="0" w:space="0" w:color="auto"/>
                <w:left w:val="none" w:sz="0" w:space="0" w:color="auto"/>
                <w:bottom w:val="none" w:sz="0" w:space="0" w:color="auto"/>
                <w:right w:val="none" w:sz="0" w:space="0" w:color="auto"/>
              </w:divBdr>
            </w:div>
            <w:div w:id="1290018463">
              <w:marLeft w:val="0"/>
              <w:marRight w:val="0"/>
              <w:marTop w:val="0"/>
              <w:marBottom w:val="0"/>
              <w:divBdr>
                <w:top w:val="none" w:sz="0" w:space="0" w:color="auto"/>
                <w:left w:val="none" w:sz="0" w:space="0" w:color="auto"/>
                <w:bottom w:val="none" w:sz="0" w:space="0" w:color="auto"/>
                <w:right w:val="none" w:sz="0" w:space="0" w:color="auto"/>
              </w:divBdr>
            </w:div>
            <w:div w:id="1379010997">
              <w:marLeft w:val="0"/>
              <w:marRight w:val="0"/>
              <w:marTop w:val="0"/>
              <w:marBottom w:val="0"/>
              <w:divBdr>
                <w:top w:val="none" w:sz="0" w:space="0" w:color="auto"/>
                <w:left w:val="none" w:sz="0" w:space="0" w:color="auto"/>
                <w:bottom w:val="none" w:sz="0" w:space="0" w:color="auto"/>
                <w:right w:val="none" w:sz="0" w:space="0" w:color="auto"/>
              </w:divBdr>
            </w:div>
            <w:div w:id="1772815036">
              <w:marLeft w:val="0"/>
              <w:marRight w:val="0"/>
              <w:marTop w:val="0"/>
              <w:marBottom w:val="0"/>
              <w:divBdr>
                <w:top w:val="none" w:sz="0" w:space="0" w:color="auto"/>
                <w:left w:val="none" w:sz="0" w:space="0" w:color="auto"/>
                <w:bottom w:val="none" w:sz="0" w:space="0" w:color="auto"/>
                <w:right w:val="none" w:sz="0" w:space="0" w:color="auto"/>
              </w:divBdr>
            </w:div>
            <w:div w:id="1621958790">
              <w:marLeft w:val="0"/>
              <w:marRight w:val="0"/>
              <w:marTop w:val="0"/>
              <w:marBottom w:val="0"/>
              <w:divBdr>
                <w:top w:val="none" w:sz="0" w:space="0" w:color="auto"/>
                <w:left w:val="none" w:sz="0" w:space="0" w:color="auto"/>
                <w:bottom w:val="none" w:sz="0" w:space="0" w:color="auto"/>
                <w:right w:val="none" w:sz="0" w:space="0" w:color="auto"/>
              </w:divBdr>
            </w:div>
            <w:div w:id="1282961131">
              <w:marLeft w:val="0"/>
              <w:marRight w:val="0"/>
              <w:marTop w:val="0"/>
              <w:marBottom w:val="0"/>
              <w:divBdr>
                <w:top w:val="none" w:sz="0" w:space="0" w:color="auto"/>
                <w:left w:val="none" w:sz="0" w:space="0" w:color="auto"/>
                <w:bottom w:val="none" w:sz="0" w:space="0" w:color="auto"/>
                <w:right w:val="none" w:sz="0" w:space="0" w:color="auto"/>
              </w:divBdr>
            </w:div>
            <w:div w:id="1283996855">
              <w:marLeft w:val="0"/>
              <w:marRight w:val="0"/>
              <w:marTop w:val="0"/>
              <w:marBottom w:val="0"/>
              <w:divBdr>
                <w:top w:val="none" w:sz="0" w:space="0" w:color="auto"/>
                <w:left w:val="none" w:sz="0" w:space="0" w:color="auto"/>
                <w:bottom w:val="none" w:sz="0" w:space="0" w:color="auto"/>
                <w:right w:val="none" w:sz="0" w:space="0" w:color="auto"/>
              </w:divBdr>
            </w:div>
            <w:div w:id="1391613701">
              <w:marLeft w:val="0"/>
              <w:marRight w:val="0"/>
              <w:marTop w:val="0"/>
              <w:marBottom w:val="0"/>
              <w:divBdr>
                <w:top w:val="none" w:sz="0" w:space="0" w:color="auto"/>
                <w:left w:val="none" w:sz="0" w:space="0" w:color="auto"/>
                <w:bottom w:val="none" w:sz="0" w:space="0" w:color="auto"/>
                <w:right w:val="none" w:sz="0" w:space="0" w:color="auto"/>
              </w:divBdr>
            </w:div>
            <w:div w:id="32775963">
              <w:marLeft w:val="0"/>
              <w:marRight w:val="0"/>
              <w:marTop w:val="0"/>
              <w:marBottom w:val="0"/>
              <w:divBdr>
                <w:top w:val="none" w:sz="0" w:space="0" w:color="auto"/>
                <w:left w:val="none" w:sz="0" w:space="0" w:color="auto"/>
                <w:bottom w:val="none" w:sz="0" w:space="0" w:color="auto"/>
                <w:right w:val="none" w:sz="0" w:space="0" w:color="auto"/>
              </w:divBdr>
            </w:div>
            <w:div w:id="1775904947">
              <w:marLeft w:val="0"/>
              <w:marRight w:val="0"/>
              <w:marTop w:val="0"/>
              <w:marBottom w:val="0"/>
              <w:divBdr>
                <w:top w:val="none" w:sz="0" w:space="0" w:color="auto"/>
                <w:left w:val="none" w:sz="0" w:space="0" w:color="auto"/>
                <w:bottom w:val="none" w:sz="0" w:space="0" w:color="auto"/>
                <w:right w:val="none" w:sz="0" w:space="0" w:color="auto"/>
              </w:divBdr>
            </w:div>
            <w:div w:id="1829638560">
              <w:marLeft w:val="0"/>
              <w:marRight w:val="0"/>
              <w:marTop w:val="0"/>
              <w:marBottom w:val="0"/>
              <w:divBdr>
                <w:top w:val="none" w:sz="0" w:space="0" w:color="auto"/>
                <w:left w:val="none" w:sz="0" w:space="0" w:color="auto"/>
                <w:bottom w:val="none" w:sz="0" w:space="0" w:color="auto"/>
                <w:right w:val="none" w:sz="0" w:space="0" w:color="auto"/>
              </w:divBdr>
            </w:div>
            <w:div w:id="1001275378">
              <w:marLeft w:val="0"/>
              <w:marRight w:val="0"/>
              <w:marTop w:val="0"/>
              <w:marBottom w:val="0"/>
              <w:divBdr>
                <w:top w:val="none" w:sz="0" w:space="0" w:color="auto"/>
                <w:left w:val="none" w:sz="0" w:space="0" w:color="auto"/>
                <w:bottom w:val="none" w:sz="0" w:space="0" w:color="auto"/>
                <w:right w:val="none" w:sz="0" w:space="0" w:color="auto"/>
              </w:divBdr>
            </w:div>
            <w:div w:id="1352880249">
              <w:marLeft w:val="0"/>
              <w:marRight w:val="0"/>
              <w:marTop w:val="0"/>
              <w:marBottom w:val="0"/>
              <w:divBdr>
                <w:top w:val="none" w:sz="0" w:space="0" w:color="auto"/>
                <w:left w:val="none" w:sz="0" w:space="0" w:color="auto"/>
                <w:bottom w:val="none" w:sz="0" w:space="0" w:color="auto"/>
                <w:right w:val="none" w:sz="0" w:space="0" w:color="auto"/>
              </w:divBdr>
            </w:div>
            <w:div w:id="1289160716">
              <w:marLeft w:val="0"/>
              <w:marRight w:val="0"/>
              <w:marTop w:val="0"/>
              <w:marBottom w:val="0"/>
              <w:divBdr>
                <w:top w:val="none" w:sz="0" w:space="0" w:color="auto"/>
                <w:left w:val="none" w:sz="0" w:space="0" w:color="auto"/>
                <w:bottom w:val="none" w:sz="0" w:space="0" w:color="auto"/>
                <w:right w:val="none" w:sz="0" w:space="0" w:color="auto"/>
              </w:divBdr>
            </w:div>
            <w:div w:id="824397654">
              <w:marLeft w:val="0"/>
              <w:marRight w:val="0"/>
              <w:marTop w:val="0"/>
              <w:marBottom w:val="0"/>
              <w:divBdr>
                <w:top w:val="none" w:sz="0" w:space="0" w:color="auto"/>
                <w:left w:val="none" w:sz="0" w:space="0" w:color="auto"/>
                <w:bottom w:val="none" w:sz="0" w:space="0" w:color="auto"/>
                <w:right w:val="none" w:sz="0" w:space="0" w:color="auto"/>
              </w:divBdr>
            </w:div>
            <w:div w:id="1149521426">
              <w:marLeft w:val="0"/>
              <w:marRight w:val="0"/>
              <w:marTop w:val="0"/>
              <w:marBottom w:val="0"/>
              <w:divBdr>
                <w:top w:val="none" w:sz="0" w:space="0" w:color="auto"/>
                <w:left w:val="none" w:sz="0" w:space="0" w:color="auto"/>
                <w:bottom w:val="none" w:sz="0" w:space="0" w:color="auto"/>
                <w:right w:val="none" w:sz="0" w:space="0" w:color="auto"/>
              </w:divBdr>
            </w:div>
            <w:div w:id="926811865">
              <w:marLeft w:val="0"/>
              <w:marRight w:val="0"/>
              <w:marTop w:val="0"/>
              <w:marBottom w:val="0"/>
              <w:divBdr>
                <w:top w:val="none" w:sz="0" w:space="0" w:color="auto"/>
                <w:left w:val="none" w:sz="0" w:space="0" w:color="auto"/>
                <w:bottom w:val="none" w:sz="0" w:space="0" w:color="auto"/>
                <w:right w:val="none" w:sz="0" w:space="0" w:color="auto"/>
              </w:divBdr>
            </w:div>
            <w:div w:id="765080487">
              <w:marLeft w:val="0"/>
              <w:marRight w:val="0"/>
              <w:marTop w:val="0"/>
              <w:marBottom w:val="0"/>
              <w:divBdr>
                <w:top w:val="none" w:sz="0" w:space="0" w:color="auto"/>
                <w:left w:val="none" w:sz="0" w:space="0" w:color="auto"/>
                <w:bottom w:val="none" w:sz="0" w:space="0" w:color="auto"/>
                <w:right w:val="none" w:sz="0" w:space="0" w:color="auto"/>
              </w:divBdr>
            </w:div>
            <w:div w:id="537738567">
              <w:marLeft w:val="0"/>
              <w:marRight w:val="0"/>
              <w:marTop w:val="0"/>
              <w:marBottom w:val="0"/>
              <w:divBdr>
                <w:top w:val="none" w:sz="0" w:space="0" w:color="auto"/>
                <w:left w:val="none" w:sz="0" w:space="0" w:color="auto"/>
                <w:bottom w:val="none" w:sz="0" w:space="0" w:color="auto"/>
                <w:right w:val="none" w:sz="0" w:space="0" w:color="auto"/>
              </w:divBdr>
            </w:div>
            <w:div w:id="1837963422">
              <w:marLeft w:val="0"/>
              <w:marRight w:val="0"/>
              <w:marTop w:val="0"/>
              <w:marBottom w:val="0"/>
              <w:divBdr>
                <w:top w:val="none" w:sz="0" w:space="0" w:color="auto"/>
                <w:left w:val="none" w:sz="0" w:space="0" w:color="auto"/>
                <w:bottom w:val="none" w:sz="0" w:space="0" w:color="auto"/>
                <w:right w:val="none" w:sz="0" w:space="0" w:color="auto"/>
              </w:divBdr>
            </w:div>
            <w:div w:id="2093115723">
              <w:marLeft w:val="0"/>
              <w:marRight w:val="0"/>
              <w:marTop w:val="0"/>
              <w:marBottom w:val="0"/>
              <w:divBdr>
                <w:top w:val="none" w:sz="0" w:space="0" w:color="auto"/>
                <w:left w:val="none" w:sz="0" w:space="0" w:color="auto"/>
                <w:bottom w:val="none" w:sz="0" w:space="0" w:color="auto"/>
                <w:right w:val="none" w:sz="0" w:space="0" w:color="auto"/>
              </w:divBdr>
            </w:div>
            <w:div w:id="2121023224">
              <w:marLeft w:val="0"/>
              <w:marRight w:val="0"/>
              <w:marTop w:val="0"/>
              <w:marBottom w:val="0"/>
              <w:divBdr>
                <w:top w:val="none" w:sz="0" w:space="0" w:color="auto"/>
                <w:left w:val="none" w:sz="0" w:space="0" w:color="auto"/>
                <w:bottom w:val="none" w:sz="0" w:space="0" w:color="auto"/>
                <w:right w:val="none" w:sz="0" w:space="0" w:color="auto"/>
              </w:divBdr>
            </w:div>
            <w:div w:id="1534729691">
              <w:marLeft w:val="0"/>
              <w:marRight w:val="0"/>
              <w:marTop w:val="0"/>
              <w:marBottom w:val="0"/>
              <w:divBdr>
                <w:top w:val="none" w:sz="0" w:space="0" w:color="auto"/>
                <w:left w:val="none" w:sz="0" w:space="0" w:color="auto"/>
                <w:bottom w:val="none" w:sz="0" w:space="0" w:color="auto"/>
                <w:right w:val="none" w:sz="0" w:space="0" w:color="auto"/>
              </w:divBdr>
            </w:div>
            <w:div w:id="1825122828">
              <w:marLeft w:val="0"/>
              <w:marRight w:val="0"/>
              <w:marTop w:val="0"/>
              <w:marBottom w:val="0"/>
              <w:divBdr>
                <w:top w:val="none" w:sz="0" w:space="0" w:color="auto"/>
                <w:left w:val="none" w:sz="0" w:space="0" w:color="auto"/>
                <w:bottom w:val="none" w:sz="0" w:space="0" w:color="auto"/>
                <w:right w:val="none" w:sz="0" w:space="0" w:color="auto"/>
              </w:divBdr>
            </w:div>
            <w:div w:id="403727851">
              <w:marLeft w:val="0"/>
              <w:marRight w:val="0"/>
              <w:marTop w:val="0"/>
              <w:marBottom w:val="0"/>
              <w:divBdr>
                <w:top w:val="none" w:sz="0" w:space="0" w:color="auto"/>
                <w:left w:val="none" w:sz="0" w:space="0" w:color="auto"/>
                <w:bottom w:val="none" w:sz="0" w:space="0" w:color="auto"/>
                <w:right w:val="none" w:sz="0" w:space="0" w:color="auto"/>
              </w:divBdr>
            </w:div>
            <w:div w:id="527833653">
              <w:marLeft w:val="0"/>
              <w:marRight w:val="0"/>
              <w:marTop w:val="0"/>
              <w:marBottom w:val="0"/>
              <w:divBdr>
                <w:top w:val="none" w:sz="0" w:space="0" w:color="auto"/>
                <w:left w:val="none" w:sz="0" w:space="0" w:color="auto"/>
                <w:bottom w:val="none" w:sz="0" w:space="0" w:color="auto"/>
                <w:right w:val="none" w:sz="0" w:space="0" w:color="auto"/>
              </w:divBdr>
            </w:div>
            <w:div w:id="1842692526">
              <w:marLeft w:val="0"/>
              <w:marRight w:val="0"/>
              <w:marTop w:val="0"/>
              <w:marBottom w:val="0"/>
              <w:divBdr>
                <w:top w:val="none" w:sz="0" w:space="0" w:color="auto"/>
                <w:left w:val="none" w:sz="0" w:space="0" w:color="auto"/>
                <w:bottom w:val="none" w:sz="0" w:space="0" w:color="auto"/>
                <w:right w:val="none" w:sz="0" w:space="0" w:color="auto"/>
              </w:divBdr>
            </w:div>
            <w:div w:id="1323238478">
              <w:marLeft w:val="0"/>
              <w:marRight w:val="0"/>
              <w:marTop w:val="0"/>
              <w:marBottom w:val="0"/>
              <w:divBdr>
                <w:top w:val="none" w:sz="0" w:space="0" w:color="auto"/>
                <w:left w:val="none" w:sz="0" w:space="0" w:color="auto"/>
                <w:bottom w:val="none" w:sz="0" w:space="0" w:color="auto"/>
                <w:right w:val="none" w:sz="0" w:space="0" w:color="auto"/>
              </w:divBdr>
            </w:div>
            <w:div w:id="1052269750">
              <w:marLeft w:val="0"/>
              <w:marRight w:val="0"/>
              <w:marTop w:val="0"/>
              <w:marBottom w:val="0"/>
              <w:divBdr>
                <w:top w:val="none" w:sz="0" w:space="0" w:color="auto"/>
                <w:left w:val="none" w:sz="0" w:space="0" w:color="auto"/>
                <w:bottom w:val="none" w:sz="0" w:space="0" w:color="auto"/>
                <w:right w:val="none" w:sz="0" w:space="0" w:color="auto"/>
              </w:divBdr>
            </w:div>
            <w:div w:id="1726903853">
              <w:marLeft w:val="0"/>
              <w:marRight w:val="0"/>
              <w:marTop w:val="0"/>
              <w:marBottom w:val="0"/>
              <w:divBdr>
                <w:top w:val="none" w:sz="0" w:space="0" w:color="auto"/>
                <w:left w:val="none" w:sz="0" w:space="0" w:color="auto"/>
                <w:bottom w:val="none" w:sz="0" w:space="0" w:color="auto"/>
                <w:right w:val="none" w:sz="0" w:space="0" w:color="auto"/>
              </w:divBdr>
            </w:div>
            <w:div w:id="1324625806">
              <w:marLeft w:val="0"/>
              <w:marRight w:val="0"/>
              <w:marTop w:val="0"/>
              <w:marBottom w:val="0"/>
              <w:divBdr>
                <w:top w:val="none" w:sz="0" w:space="0" w:color="auto"/>
                <w:left w:val="none" w:sz="0" w:space="0" w:color="auto"/>
                <w:bottom w:val="none" w:sz="0" w:space="0" w:color="auto"/>
                <w:right w:val="none" w:sz="0" w:space="0" w:color="auto"/>
              </w:divBdr>
            </w:div>
            <w:div w:id="2004429960">
              <w:marLeft w:val="0"/>
              <w:marRight w:val="0"/>
              <w:marTop w:val="0"/>
              <w:marBottom w:val="0"/>
              <w:divBdr>
                <w:top w:val="none" w:sz="0" w:space="0" w:color="auto"/>
                <w:left w:val="none" w:sz="0" w:space="0" w:color="auto"/>
                <w:bottom w:val="none" w:sz="0" w:space="0" w:color="auto"/>
                <w:right w:val="none" w:sz="0" w:space="0" w:color="auto"/>
              </w:divBdr>
            </w:div>
            <w:div w:id="1639263654">
              <w:marLeft w:val="0"/>
              <w:marRight w:val="0"/>
              <w:marTop w:val="0"/>
              <w:marBottom w:val="0"/>
              <w:divBdr>
                <w:top w:val="none" w:sz="0" w:space="0" w:color="auto"/>
                <w:left w:val="none" w:sz="0" w:space="0" w:color="auto"/>
                <w:bottom w:val="none" w:sz="0" w:space="0" w:color="auto"/>
                <w:right w:val="none" w:sz="0" w:space="0" w:color="auto"/>
              </w:divBdr>
            </w:div>
            <w:div w:id="1020818083">
              <w:marLeft w:val="0"/>
              <w:marRight w:val="0"/>
              <w:marTop w:val="0"/>
              <w:marBottom w:val="0"/>
              <w:divBdr>
                <w:top w:val="none" w:sz="0" w:space="0" w:color="auto"/>
                <w:left w:val="none" w:sz="0" w:space="0" w:color="auto"/>
                <w:bottom w:val="none" w:sz="0" w:space="0" w:color="auto"/>
                <w:right w:val="none" w:sz="0" w:space="0" w:color="auto"/>
              </w:divBdr>
            </w:div>
            <w:div w:id="1980573711">
              <w:marLeft w:val="0"/>
              <w:marRight w:val="0"/>
              <w:marTop w:val="0"/>
              <w:marBottom w:val="0"/>
              <w:divBdr>
                <w:top w:val="none" w:sz="0" w:space="0" w:color="auto"/>
                <w:left w:val="none" w:sz="0" w:space="0" w:color="auto"/>
                <w:bottom w:val="none" w:sz="0" w:space="0" w:color="auto"/>
                <w:right w:val="none" w:sz="0" w:space="0" w:color="auto"/>
              </w:divBdr>
            </w:div>
            <w:div w:id="1595479532">
              <w:marLeft w:val="0"/>
              <w:marRight w:val="0"/>
              <w:marTop w:val="0"/>
              <w:marBottom w:val="0"/>
              <w:divBdr>
                <w:top w:val="none" w:sz="0" w:space="0" w:color="auto"/>
                <w:left w:val="none" w:sz="0" w:space="0" w:color="auto"/>
                <w:bottom w:val="none" w:sz="0" w:space="0" w:color="auto"/>
                <w:right w:val="none" w:sz="0" w:space="0" w:color="auto"/>
              </w:divBdr>
            </w:div>
            <w:div w:id="368142488">
              <w:marLeft w:val="0"/>
              <w:marRight w:val="0"/>
              <w:marTop w:val="0"/>
              <w:marBottom w:val="0"/>
              <w:divBdr>
                <w:top w:val="none" w:sz="0" w:space="0" w:color="auto"/>
                <w:left w:val="none" w:sz="0" w:space="0" w:color="auto"/>
                <w:bottom w:val="none" w:sz="0" w:space="0" w:color="auto"/>
                <w:right w:val="none" w:sz="0" w:space="0" w:color="auto"/>
              </w:divBdr>
            </w:div>
            <w:div w:id="1074474165">
              <w:marLeft w:val="0"/>
              <w:marRight w:val="0"/>
              <w:marTop w:val="0"/>
              <w:marBottom w:val="0"/>
              <w:divBdr>
                <w:top w:val="none" w:sz="0" w:space="0" w:color="auto"/>
                <w:left w:val="none" w:sz="0" w:space="0" w:color="auto"/>
                <w:bottom w:val="none" w:sz="0" w:space="0" w:color="auto"/>
                <w:right w:val="none" w:sz="0" w:space="0" w:color="auto"/>
              </w:divBdr>
            </w:div>
            <w:div w:id="887687987">
              <w:marLeft w:val="0"/>
              <w:marRight w:val="0"/>
              <w:marTop w:val="0"/>
              <w:marBottom w:val="0"/>
              <w:divBdr>
                <w:top w:val="none" w:sz="0" w:space="0" w:color="auto"/>
                <w:left w:val="none" w:sz="0" w:space="0" w:color="auto"/>
                <w:bottom w:val="none" w:sz="0" w:space="0" w:color="auto"/>
                <w:right w:val="none" w:sz="0" w:space="0" w:color="auto"/>
              </w:divBdr>
            </w:div>
            <w:div w:id="1026178289">
              <w:marLeft w:val="0"/>
              <w:marRight w:val="0"/>
              <w:marTop w:val="0"/>
              <w:marBottom w:val="0"/>
              <w:divBdr>
                <w:top w:val="none" w:sz="0" w:space="0" w:color="auto"/>
                <w:left w:val="none" w:sz="0" w:space="0" w:color="auto"/>
                <w:bottom w:val="none" w:sz="0" w:space="0" w:color="auto"/>
                <w:right w:val="none" w:sz="0" w:space="0" w:color="auto"/>
              </w:divBdr>
            </w:div>
            <w:div w:id="2140999012">
              <w:marLeft w:val="0"/>
              <w:marRight w:val="0"/>
              <w:marTop w:val="0"/>
              <w:marBottom w:val="0"/>
              <w:divBdr>
                <w:top w:val="none" w:sz="0" w:space="0" w:color="auto"/>
                <w:left w:val="none" w:sz="0" w:space="0" w:color="auto"/>
                <w:bottom w:val="none" w:sz="0" w:space="0" w:color="auto"/>
                <w:right w:val="none" w:sz="0" w:space="0" w:color="auto"/>
              </w:divBdr>
            </w:div>
            <w:div w:id="1159226447">
              <w:marLeft w:val="0"/>
              <w:marRight w:val="0"/>
              <w:marTop w:val="0"/>
              <w:marBottom w:val="0"/>
              <w:divBdr>
                <w:top w:val="none" w:sz="0" w:space="0" w:color="auto"/>
                <w:left w:val="none" w:sz="0" w:space="0" w:color="auto"/>
                <w:bottom w:val="none" w:sz="0" w:space="0" w:color="auto"/>
                <w:right w:val="none" w:sz="0" w:space="0" w:color="auto"/>
              </w:divBdr>
            </w:div>
            <w:div w:id="1552619031">
              <w:marLeft w:val="0"/>
              <w:marRight w:val="0"/>
              <w:marTop w:val="0"/>
              <w:marBottom w:val="0"/>
              <w:divBdr>
                <w:top w:val="none" w:sz="0" w:space="0" w:color="auto"/>
                <w:left w:val="none" w:sz="0" w:space="0" w:color="auto"/>
                <w:bottom w:val="none" w:sz="0" w:space="0" w:color="auto"/>
                <w:right w:val="none" w:sz="0" w:space="0" w:color="auto"/>
              </w:divBdr>
            </w:div>
            <w:div w:id="2046828062">
              <w:marLeft w:val="0"/>
              <w:marRight w:val="0"/>
              <w:marTop w:val="0"/>
              <w:marBottom w:val="0"/>
              <w:divBdr>
                <w:top w:val="none" w:sz="0" w:space="0" w:color="auto"/>
                <w:left w:val="none" w:sz="0" w:space="0" w:color="auto"/>
                <w:bottom w:val="none" w:sz="0" w:space="0" w:color="auto"/>
                <w:right w:val="none" w:sz="0" w:space="0" w:color="auto"/>
              </w:divBdr>
            </w:div>
            <w:div w:id="2108233054">
              <w:marLeft w:val="0"/>
              <w:marRight w:val="0"/>
              <w:marTop w:val="0"/>
              <w:marBottom w:val="0"/>
              <w:divBdr>
                <w:top w:val="none" w:sz="0" w:space="0" w:color="auto"/>
                <w:left w:val="none" w:sz="0" w:space="0" w:color="auto"/>
                <w:bottom w:val="none" w:sz="0" w:space="0" w:color="auto"/>
                <w:right w:val="none" w:sz="0" w:space="0" w:color="auto"/>
              </w:divBdr>
            </w:div>
            <w:div w:id="902986786">
              <w:marLeft w:val="0"/>
              <w:marRight w:val="0"/>
              <w:marTop w:val="0"/>
              <w:marBottom w:val="0"/>
              <w:divBdr>
                <w:top w:val="none" w:sz="0" w:space="0" w:color="auto"/>
                <w:left w:val="none" w:sz="0" w:space="0" w:color="auto"/>
                <w:bottom w:val="none" w:sz="0" w:space="0" w:color="auto"/>
                <w:right w:val="none" w:sz="0" w:space="0" w:color="auto"/>
              </w:divBdr>
            </w:div>
            <w:div w:id="1500341852">
              <w:marLeft w:val="0"/>
              <w:marRight w:val="0"/>
              <w:marTop w:val="0"/>
              <w:marBottom w:val="0"/>
              <w:divBdr>
                <w:top w:val="none" w:sz="0" w:space="0" w:color="auto"/>
                <w:left w:val="none" w:sz="0" w:space="0" w:color="auto"/>
                <w:bottom w:val="none" w:sz="0" w:space="0" w:color="auto"/>
                <w:right w:val="none" w:sz="0" w:space="0" w:color="auto"/>
              </w:divBdr>
            </w:div>
            <w:div w:id="1798642055">
              <w:marLeft w:val="0"/>
              <w:marRight w:val="0"/>
              <w:marTop w:val="0"/>
              <w:marBottom w:val="0"/>
              <w:divBdr>
                <w:top w:val="none" w:sz="0" w:space="0" w:color="auto"/>
                <w:left w:val="none" w:sz="0" w:space="0" w:color="auto"/>
                <w:bottom w:val="none" w:sz="0" w:space="0" w:color="auto"/>
                <w:right w:val="none" w:sz="0" w:space="0" w:color="auto"/>
              </w:divBdr>
            </w:div>
            <w:div w:id="1320227266">
              <w:marLeft w:val="0"/>
              <w:marRight w:val="0"/>
              <w:marTop w:val="0"/>
              <w:marBottom w:val="0"/>
              <w:divBdr>
                <w:top w:val="none" w:sz="0" w:space="0" w:color="auto"/>
                <w:left w:val="none" w:sz="0" w:space="0" w:color="auto"/>
                <w:bottom w:val="none" w:sz="0" w:space="0" w:color="auto"/>
                <w:right w:val="none" w:sz="0" w:space="0" w:color="auto"/>
              </w:divBdr>
            </w:div>
            <w:div w:id="1606767737">
              <w:marLeft w:val="0"/>
              <w:marRight w:val="0"/>
              <w:marTop w:val="0"/>
              <w:marBottom w:val="0"/>
              <w:divBdr>
                <w:top w:val="none" w:sz="0" w:space="0" w:color="auto"/>
                <w:left w:val="none" w:sz="0" w:space="0" w:color="auto"/>
                <w:bottom w:val="none" w:sz="0" w:space="0" w:color="auto"/>
                <w:right w:val="none" w:sz="0" w:space="0" w:color="auto"/>
              </w:divBdr>
            </w:div>
            <w:div w:id="1012804148">
              <w:marLeft w:val="0"/>
              <w:marRight w:val="0"/>
              <w:marTop w:val="0"/>
              <w:marBottom w:val="0"/>
              <w:divBdr>
                <w:top w:val="none" w:sz="0" w:space="0" w:color="auto"/>
                <w:left w:val="none" w:sz="0" w:space="0" w:color="auto"/>
                <w:bottom w:val="none" w:sz="0" w:space="0" w:color="auto"/>
                <w:right w:val="none" w:sz="0" w:space="0" w:color="auto"/>
              </w:divBdr>
            </w:div>
            <w:div w:id="393772198">
              <w:marLeft w:val="0"/>
              <w:marRight w:val="0"/>
              <w:marTop w:val="0"/>
              <w:marBottom w:val="0"/>
              <w:divBdr>
                <w:top w:val="none" w:sz="0" w:space="0" w:color="auto"/>
                <w:left w:val="none" w:sz="0" w:space="0" w:color="auto"/>
                <w:bottom w:val="none" w:sz="0" w:space="0" w:color="auto"/>
                <w:right w:val="none" w:sz="0" w:space="0" w:color="auto"/>
              </w:divBdr>
            </w:div>
            <w:div w:id="6961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2307">
      <w:bodyDiv w:val="1"/>
      <w:marLeft w:val="0"/>
      <w:marRight w:val="0"/>
      <w:marTop w:val="0"/>
      <w:marBottom w:val="0"/>
      <w:divBdr>
        <w:top w:val="none" w:sz="0" w:space="0" w:color="auto"/>
        <w:left w:val="none" w:sz="0" w:space="0" w:color="auto"/>
        <w:bottom w:val="none" w:sz="0" w:space="0" w:color="auto"/>
        <w:right w:val="none" w:sz="0" w:space="0" w:color="auto"/>
      </w:divBdr>
      <w:divsChild>
        <w:div w:id="1566986847">
          <w:marLeft w:val="0"/>
          <w:marRight w:val="0"/>
          <w:marTop w:val="0"/>
          <w:marBottom w:val="0"/>
          <w:divBdr>
            <w:top w:val="none" w:sz="0" w:space="0" w:color="auto"/>
            <w:left w:val="none" w:sz="0" w:space="0" w:color="auto"/>
            <w:bottom w:val="none" w:sz="0" w:space="0" w:color="auto"/>
            <w:right w:val="none" w:sz="0" w:space="0" w:color="auto"/>
          </w:divBdr>
          <w:divsChild>
            <w:div w:id="2127306716">
              <w:marLeft w:val="0"/>
              <w:marRight w:val="0"/>
              <w:marTop w:val="0"/>
              <w:marBottom w:val="0"/>
              <w:divBdr>
                <w:top w:val="none" w:sz="0" w:space="0" w:color="auto"/>
                <w:left w:val="none" w:sz="0" w:space="0" w:color="auto"/>
                <w:bottom w:val="none" w:sz="0" w:space="0" w:color="auto"/>
                <w:right w:val="none" w:sz="0" w:space="0" w:color="auto"/>
              </w:divBdr>
            </w:div>
            <w:div w:id="1518613860">
              <w:marLeft w:val="0"/>
              <w:marRight w:val="0"/>
              <w:marTop w:val="0"/>
              <w:marBottom w:val="0"/>
              <w:divBdr>
                <w:top w:val="none" w:sz="0" w:space="0" w:color="auto"/>
                <w:left w:val="none" w:sz="0" w:space="0" w:color="auto"/>
                <w:bottom w:val="none" w:sz="0" w:space="0" w:color="auto"/>
                <w:right w:val="none" w:sz="0" w:space="0" w:color="auto"/>
              </w:divBdr>
            </w:div>
            <w:div w:id="1690713994">
              <w:marLeft w:val="0"/>
              <w:marRight w:val="0"/>
              <w:marTop w:val="0"/>
              <w:marBottom w:val="0"/>
              <w:divBdr>
                <w:top w:val="none" w:sz="0" w:space="0" w:color="auto"/>
                <w:left w:val="none" w:sz="0" w:space="0" w:color="auto"/>
                <w:bottom w:val="none" w:sz="0" w:space="0" w:color="auto"/>
                <w:right w:val="none" w:sz="0" w:space="0" w:color="auto"/>
              </w:divBdr>
            </w:div>
            <w:div w:id="506362369">
              <w:marLeft w:val="0"/>
              <w:marRight w:val="0"/>
              <w:marTop w:val="0"/>
              <w:marBottom w:val="0"/>
              <w:divBdr>
                <w:top w:val="none" w:sz="0" w:space="0" w:color="auto"/>
                <w:left w:val="none" w:sz="0" w:space="0" w:color="auto"/>
                <w:bottom w:val="none" w:sz="0" w:space="0" w:color="auto"/>
                <w:right w:val="none" w:sz="0" w:space="0" w:color="auto"/>
              </w:divBdr>
            </w:div>
            <w:div w:id="580137983">
              <w:marLeft w:val="0"/>
              <w:marRight w:val="0"/>
              <w:marTop w:val="0"/>
              <w:marBottom w:val="0"/>
              <w:divBdr>
                <w:top w:val="none" w:sz="0" w:space="0" w:color="auto"/>
                <w:left w:val="none" w:sz="0" w:space="0" w:color="auto"/>
                <w:bottom w:val="none" w:sz="0" w:space="0" w:color="auto"/>
                <w:right w:val="none" w:sz="0" w:space="0" w:color="auto"/>
              </w:divBdr>
            </w:div>
            <w:div w:id="1665743493">
              <w:marLeft w:val="0"/>
              <w:marRight w:val="0"/>
              <w:marTop w:val="0"/>
              <w:marBottom w:val="0"/>
              <w:divBdr>
                <w:top w:val="none" w:sz="0" w:space="0" w:color="auto"/>
                <w:left w:val="none" w:sz="0" w:space="0" w:color="auto"/>
                <w:bottom w:val="none" w:sz="0" w:space="0" w:color="auto"/>
                <w:right w:val="none" w:sz="0" w:space="0" w:color="auto"/>
              </w:divBdr>
            </w:div>
            <w:div w:id="681394320">
              <w:marLeft w:val="0"/>
              <w:marRight w:val="0"/>
              <w:marTop w:val="0"/>
              <w:marBottom w:val="0"/>
              <w:divBdr>
                <w:top w:val="none" w:sz="0" w:space="0" w:color="auto"/>
                <w:left w:val="none" w:sz="0" w:space="0" w:color="auto"/>
                <w:bottom w:val="none" w:sz="0" w:space="0" w:color="auto"/>
                <w:right w:val="none" w:sz="0" w:space="0" w:color="auto"/>
              </w:divBdr>
            </w:div>
            <w:div w:id="2110615495">
              <w:marLeft w:val="0"/>
              <w:marRight w:val="0"/>
              <w:marTop w:val="0"/>
              <w:marBottom w:val="0"/>
              <w:divBdr>
                <w:top w:val="none" w:sz="0" w:space="0" w:color="auto"/>
                <w:left w:val="none" w:sz="0" w:space="0" w:color="auto"/>
                <w:bottom w:val="none" w:sz="0" w:space="0" w:color="auto"/>
                <w:right w:val="none" w:sz="0" w:space="0" w:color="auto"/>
              </w:divBdr>
            </w:div>
            <w:div w:id="1338993542">
              <w:marLeft w:val="0"/>
              <w:marRight w:val="0"/>
              <w:marTop w:val="0"/>
              <w:marBottom w:val="0"/>
              <w:divBdr>
                <w:top w:val="none" w:sz="0" w:space="0" w:color="auto"/>
                <w:left w:val="none" w:sz="0" w:space="0" w:color="auto"/>
                <w:bottom w:val="none" w:sz="0" w:space="0" w:color="auto"/>
                <w:right w:val="none" w:sz="0" w:space="0" w:color="auto"/>
              </w:divBdr>
            </w:div>
            <w:div w:id="443840717">
              <w:marLeft w:val="0"/>
              <w:marRight w:val="0"/>
              <w:marTop w:val="0"/>
              <w:marBottom w:val="0"/>
              <w:divBdr>
                <w:top w:val="none" w:sz="0" w:space="0" w:color="auto"/>
                <w:left w:val="none" w:sz="0" w:space="0" w:color="auto"/>
                <w:bottom w:val="none" w:sz="0" w:space="0" w:color="auto"/>
                <w:right w:val="none" w:sz="0" w:space="0" w:color="auto"/>
              </w:divBdr>
            </w:div>
            <w:div w:id="38824608">
              <w:marLeft w:val="0"/>
              <w:marRight w:val="0"/>
              <w:marTop w:val="0"/>
              <w:marBottom w:val="0"/>
              <w:divBdr>
                <w:top w:val="none" w:sz="0" w:space="0" w:color="auto"/>
                <w:left w:val="none" w:sz="0" w:space="0" w:color="auto"/>
                <w:bottom w:val="none" w:sz="0" w:space="0" w:color="auto"/>
                <w:right w:val="none" w:sz="0" w:space="0" w:color="auto"/>
              </w:divBdr>
            </w:div>
            <w:div w:id="825710769">
              <w:marLeft w:val="0"/>
              <w:marRight w:val="0"/>
              <w:marTop w:val="0"/>
              <w:marBottom w:val="0"/>
              <w:divBdr>
                <w:top w:val="none" w:sz="0" w:space="0" w:color="auto"/>
                <w:left w:val="none" w:sz="0" w:space="0" w:color="auto"/>
                <w:bottom w:val="none" w:sz="0" w:space="0" w:color="auto"/>
                <w:right w:val="none" w:sz="0" w:space="0" w:color="auto"/>
              </w:divBdr>
            </w:div>
            <w:div w:id="466319881">
              <w:marLeft w:val="0"/>
              <w:marRight w:val="0"/>
              <w:marTop w:val="0"/>
              <w:marBottom w:val="0"/>
              <w:divBdr>
                <w:top w:val="none" w:sz="0" w:space="0" w:color="auto"/>
                <w:left w:val="none" w:sz="0" w:space="0" w:color="auto"/>
                <w:bottom w:val="none" w:sz="0" w:space="0" w:color="auto"/>
                <w:right w:val="none" w:sz="0" w:space="0" w:color="auto"/>
              </w:divBdr>
            </w:div>
            <w:div w:id="1331249674">
              <w:marLeft w:val="0"/>
              <w:marRight w:val="0"/>
              <w:marTop w:val="0"/>
              <w:marBottom w:val="0"/>
              <w:divBdr>
                <w:top w:val="none" w:sz="0" w:space="0" w:color="auto"/>
                <w:left w:val="none" w:sz="0" w:space="0" w:color="auto"/>
                <w:bottom w:val="none" w:sz="0" w:space="0" w:color="auto"/>
                <w:right w:val="none" w:sz="0" w:space="0" w:color="auto"/>
              </w:divBdr>
            </w:div>
            <w:div w:id="510295348">
              <w:marLeft w:val="0"/>
              <w:marRight w:val="0"/>
              <w:marTop w:val="0"/>
              <w:marBottom w:val="0"/>
              <w:divBdr>
                <w:top w:val="none" w:sz="0" w:space="0" w:color="auto"/>
                <w:left w:val="none" w:sz="0" w:space="0" w:color="auto"/>
                <w:bottom w:val="none" w:sz="0" w:space="0" w:color="auto"/>
                <w:right w:val="none" w:sz="0" w:space="0" w:color="auto"/>
              </w:divBdr>
            </w:div>
            <w:div w:id="1890527363">
              <w:marLeft w:val="0"/>
              <w:marRight w:val="0"/>
              <w:marTop w:val="0"/>
              <w:marBottom w:val="0"/>
              <w:divBdr>
                <w:top w:val="none" w:sz="0" w:space="0" w:color="auto"/>
                <w:left w:val="none" w:sz="0" w:space="0" w:color="auto"/>
                <w:bottom w:val="none" w:sz="0" w:space="0" w:color="auto"/>
                <w:right w:val="none" w:sz="0" w:space="0" w:color="auto"/>
              </w:divBdr>
            </w:div>
            <w:div w:id="814571024">
              <w:marLeft w:val="0"/>
              <w:marRight w:val="0"/>
              <w:marTop w:val="0"/>
              <w:marBottom w:val="0"/>
              <w:divBdr>
                <w:top w:val="none" w:sz="0" w:space="0" w:color="auto"/>
                <w:left w:val="none" w:sz="0" w:space="0" w:color="auto"/>
                <w:bottom w:val="none" w:sz="0" w:space="0" w:color="auto"/>
                <w:right w:val="none" w:sz="0" w:space="0" w:color="auto"/>
              </w:divBdr>
            </w:div>
            <w:div w:id="759326695">
              <w:marLeft w:val="0"/>
              <w:marRight w:val="0"/>
              <w:marTop w:val="0"/>
              <w:marBottom w:val="0"/>
              <w:divBdr>
                <w:top w:val="none" w:sz="0" w:space="0" w:color="auto"/>
                <w:left w:val="none" w:sz="0" w:space="0" w:color="auto"/>
                <w:bottom w:val="none" w:sz="0" w:space="0" w:color="auto"/>
                <w:right w:val="none" w:sz="0" w:space="0" w:color="auto"/>
              </w:divBdr>
            </w:div>
            <w:div w:id="728461631">
              <w:marLeft w:val="0"/>
              <w:marRight w:val="0"/>
              <w:marTop w:val="0"/>
              <w:marBottom w:val="0"/>
              <w:divBdr>
                <w:top w:val="none" w:sz="0" w:space="0" w:color="auto"/>
                <w:left w:val="none" w:sz="0" w:space="0" w:color="auto"/>
                <w:bottom w:val="none" w:sz="0" w:space="0" w:color="auto"/>
                <w:right w:val="none" w:sz="0" w:space="0" w:color="auto"/>
              </w:divBdr>
            </w:div>
            <w:div w:id="775909374">
              <w:marLeft w:val="0"/>
              <w:marRight w:val="0"/>
              <w:marTop w:val="0"/>
              <w:marBottom w:val="0"/>
              <w:divBdr>
                <w:top w:val="none" w:sz="0" w:space="0" w:color="auto"/>
                <w:left w:val="none" w:sz="0" w:space="0" w:color="auto"/>
                <w:bottom w:val="none" w:sz="0" w:space="0" w:color="auto"/>
                <w:right w:val="none" w:sz="0" w:space="0" w:color="auto"/>
              </w:divBdr>
            </w:div>
            <w:div w:id="285048010">
              <w:marLeft w:val="0"/>
              <w:marRight w:val="0"/>
              <w:marTop w:val="0"/>
              <w:marBottom w:val="0"/>
              <w:divBdr>
                <w:top w:val="none" w:sz="0" w:space="0" w:color="auto"/>
                <w:left w:val="none" w:sz="0" w:space="0" w:color="auto"/>
                <w:bottom w:val="none" w:sz="0" w:space="0" w:color="auto"/>
                <w:right w:val="none" w:sz="0" w:space="0" w:color="auto"/>
              </w:divBdr>
            </w:div>
            <w:div w:id="2070374184">
              <w:marLeft w:val="0"/>
              <w:marRight w:val="0"/>
              <w:marTop w:val="0"/>
              <w:marBottom w:val="0"/>
              <w:divBdr>
                <w:top w:val="none" w:sz="0" w:space="0" w:color="auto"/>
                <w:left w:val="none" w:sz="0" w:space="0" w:color="auto"/>
                <w:bottom w:val="none" w:sz="0" w:space="0" w:color="auto"/>
                <w:right w:val="none" w:sz="0" w:space="0" w:color="auto"/>
              </w:divBdr>
            </w:div>
            <w:div w:id="507260304">
              <w:marLeft w:val="0"/>
              <w:marRight w:val="0"/>
              <w:marTop w:val="0"/>
              <w:marBottom w:val="0"/>
              <w:divBdr>
                <w:top w:val="none" w:sz="0" w:space="0" w:color="auto"/>
                <w:left w:val="none" w:sz="0" w:space="0" w:color="auto"/>
                <w:bottom w:val="none" w:sz="0" w:space="0" w:color="auto"/>
                <w:right w:val="none" w:sz="0" w:space="0" w:color="auto"/>
              </w:divBdr>
            </w:div>
            <w:div w:id="1901555421">
              <w:marLeft w:val="0"/>
              <w:marRight w:val="0"/>
              <w:marTop w:val="0"/>
              <w:marBottom w:val="0"/>
              <w:divBdr>
                <w:top w:val="none" w:sz="0" w:space="0" w:color="auto"/>
                <w:left w:val="none" w:sz="0" w:space="0" w:color="auto"/>
                <w:bottom w:val="none" w:sz="0" w:space="0" w:color="auto"/>
                <w:right w:val="none" w:sz="0" w:space="0" w:color="auto"/>
              </w:divBdr>
            </w:div>
            <w:div w:id="874924497">
              <w:marLeft w:val="0"/>
              <w:marRight w:val="0"/>
              <w:marTop w:val="0"/>
              <w:marBottom w:val="0"/>
              <w:divBdr>
                <w:top w:val="none" w:sz="0" w:space="0" w:color="auto"/>
                <w:left w:val="none" w:sz="0" w:space="0" w:color="auto"/>
                <w:bottom w:val="none" w:sz="0" w:space="0" w:color="auto"/>
                <w:right w:val="none" w:sz="0" w:space="0" w:color="auto"/>
              </w:divBdr>
            </w:div>
            <w:div w:id="1953248995">
              <w:marLeft w:val="0"/>
              <w:marRight w:val="0"/>
              <w:marTop w:val="0"/>
              <w:marBottom w:val="0"/>
              <w:divBdr>
                <w:top w:val="none" w:sz="0" w:space="0" w:color="auto"/>
                <w:left w:val="none" w:sz="0" w:space="0" w:color="auto"/>
                <w:bottom w:val="none" w:sz="0" w:space="0" w:color="auto"/>
                <w:right w:val="none" w:sz="0" w:space="0" w:color="auto"/>
              </w:divBdr>
            </w:div>
            <w:div w:id="1031027206">
              <w:marLeft w:val="0"/>
              <w:marRight w:val="0"/>
              <w:marTop w:val="0"/>
              <w:marBottom w:val="0"/>
              <w:divBdr>
                <w:top w:val="none" w:sz="0" w:space="0" w:color="auto"/>
                <w:left w:val="none" w:sz="0" w:space="0" w:color="auto"/>
                <w:bottom w:val="none" w:sz="0" w:space="0" w:color="auto"/>
                <w:right w:val="none" w:sz="0" w:space="0" w:color="auto"/>
              </w:divBdr>
            </w:div>
            <w:div w:id="378288320">
              <w:marLeft w:val="0"/>
              <w:marRight w:val="0"/>
              <w:marTop w:val="0"/>
              <w:marBottom w:val="0"/>
              <w:divBdr>
                <w:top w:val="none" w:sz="0" w:space="0" w:color="auto"/>
                <w:left w:val="none" w:sz="0" w:space="0" w:color="auto"/>
                <w:bottom w:val="none" w:sz="0" w:space="0" w:color="auto"/>
                <w:right w:val="none" w:sz="0" w:space="0" w:color="auto"/>
              </w:divBdr>
            </w:div>
            <w:div w:id="1007901672">
              <w:marLeft w:val="0"/>
              <w:marRight w:val="0"/>
              <w:marTop w:val="0"/>
              <w:marBottom w:val="0"/>
              <w:divBdr>
                <w:top w:val="none" w:sz="0" w:space="0" w:color="auto"/>
                <w:left w:val="none" w:sz="0" w:space="0" w:color="auto"/>
                <w:bottom w:val="none" w:sz="0" w:space="0" w:color="auto"/>
                <w:right w:val="none" w:sz="0" w:space="0" w:color="auto"/>
              </w:divBdr>
            </w:div>
            <w:div w:id="1993295492">
              <w:marLeft w:val="0"/>
              <w:marRight w:val="0"/>
              <w:marTop w:val="0"/>
              <w:marBottom w:val="0"/>
              <w:divBdr>
                <w:top w:val="none" w:sz="0" w:space="0" w:color="auto"/>
                <w:left w:val="none" w:sz="0" w:space="0" w:color="auto"/>
                <w:bottom w:val="none" w:sz="0" w:space="0" w:color="auto"/>
                <w:right w:val="none" w:sz="0" w:space="0" w:color="auto"/>
              </w:divBdr>
            </w:div>
            <w:div w:id="1327904227">
              <w:marLeft w:val="0"/>
              <w:marRight w:val="0"/>
              <w:marTop w:val="0"/>
              <w:marBottom w:val="0"/>
              <w:divBdr>
                <w:top w:val="none" w:sz="0" w:space="0" w:color="auto"/>
                <w:left w:val="none" w:sz="0" w:space="0" w:color="auto"/>
                <w:bottom w:val="none" w:sz="0" w:space="0" w:color="auto"/>
                <w:right w:val="none" w:sz="0" w:space="0" w:color="auto"/>
              </w:divBdr>
            </w:div>
            <w:div w:id="1316573108">
              <w:marLeft w:val="0"/>
              <w:marRight w:val="0"/>
              <w:marTop w:val="0"/>
              <w:marBottom w:val="0"/>
              <w:divBdr>
                <w:top w:val="none" w:sz="0" w:space="0" w:color="auto"/>
                <w:left w:val="none" w:sz="0" w:space="0" w:color="auto"/>
                <w:bottom w:val="none" w:sz="0" w:space="0" w:color="auto"/>
                <w:right w:val="none" w:sz="0" w:space="0" w:color="auto"/>
              </w:divBdr>
            </w:div>
            <w:div w:id="1523203254">
              <w:marLeft w:val="0"/>
              <w:marRight w:val="0"/>
              <w:marTop w:val="0"/>
              <w:marBottom w:val="0"/>
              <w:divBdr>
                <w:top w:val="none" w:sz="0" w:space="0" w:color="auto"/>
                <w:left w:val="none" w:sz="0" w:space="0" w:color="auto"/>
                <w:bottom w:val="none" w:sz="0" w:space="0" w:color="auto"/>
                <w:right w:val="none" w:sz="0" w:space="0" w:color="auto"/>
              </w:divBdr>
            </w:div>
            <w:div w:id="665059710">
              <w:marLeft w:val="0"/>
              <w:marRight w:val="0"/>
              <w:marTop w:val="0"/>
              <w:marBottom w:val="0"/>
              <w:divBdr>
                <w:top w:val="none" w:sz="0" w:space="0" w:color="auto"/>
                <w:left w:val="none" w:sz="0" w:space="0" w:color="auto"/>
                <w:bottom w:val="none" w:sz="0" w:space="0" w:color="auto"/>
                <w:right w:val="none" w:sz="0" w:space="0" w:color="auto"/>
              </w:divBdr>
            </w:div>
            <w:div w:id="1412198153">
              <w:marLeft w:val="0"/>
              <w:marRight w:val="0"/>
              <w:marTop w:val="0"/>
              <w:marBottom w:val="0"/>
              <w:divBdr>
                <w:top w:val="none" w:sz="0" w:space="0" w:color="auto"/>
                <w:left w:val="none" w:sz="0" w:space="0" w:color="auto"/>
                <w:bottom w:val="none" w:sz="0" w:space="0" w:color="auto"/>
                <w:right w:val="none" w:sz="0" w:space="0" w:color="auto"/>
              </w:divBdr>
            </w:div>
            <w:div w:id="1266420471">
              <w:marLeft w:val="0"/>
              <w:marRight w:val="0"/>
              <w:marTop w:val="0"/>
              <w:marBottom w:val="0"/>
              <w:divBdr>
                <w:top w:val="none" w:sz="0" w:space="0" w:color="auto"/>
                <w:left w:val="none" w:sz="0" w:space="0" w:color="auto"/>
                <w:bottom w:val="none" w:sz="0" w:space="0" w:color="auto"/>
                <w:right w:val="none" w:sz="0" w:space="0" w:color="auto"/>
              </w:divBdr>
            </w:div>
            <w:div w:id="812452550">
              <w:marLeft w:val="0"/>
              <w:marRight w:val="0"/>
              <w:marTop w:val="0"/>
              <w:marBottom w:val="0"/>
              <w:divBdr>
                <w:top w:val="none" w:sz="0" w:space="0" w:color="auto"/>
                <w:left w:val="none" w:sz="0" w:space="0" w:color="auto"/>
                <w:bottom w:val="none" w:sz="0" w:space="0" w:color="auto"/>
                <w:right w:val="none" w:sz="0" w:space="0" w:color="auto"/>
              </w:divBdr>
            </w:div>
            <w:div w:id="1172449578">
              <w:marLeft w:val="0"/>
              <w:marRight w:val="0"/>
              <w:marTop w:val="0"/>
              <w:marBottom w:val="0"/>
              <w:divBdr>
                <w:top w:val="none" w:sz="0" w:space="0" w:color="auto"/>
                <w:left w:val="none" w:sz="0" w:space="0" w:color="auto"/>
                <w:bottom w:val="none" w:sz="0" w:space="0" w:color="auto"/>
                <w:right w:val="none" w:sz="0" w:space="0" w:color="auto"/>
              </w:divBdr>
            </w:div>
            <w:div w:id="1044986053">
              <w:marLeft w:val="0"/>
              <w:marRight w:val="0"/>
              <w:marTop w:val="0"/>
              <w:marBottom w:val="0"/>
              <w:divBdr>
                <w:top w:val="none" w:sz="0" w:space="0" w:color="auto"/>
                <w:left w:val="none" w:sz="0" w:space="0" w:color="auto"/>
                <w:bottom w:val="none" w:sz="0" w:space="0" w:color="auto"/>
                <w:right w:val="none" w:sz="0" w:space="0" w:color="auto"/>
              </w:divBdr>
            </w:div>
            <w:div w:id="160973697">
              <w:marLeft w:val="0"/>
              <w:marRight w:val="0"/>
              <w:marTop w:val="0"/>
              <w:marBottom w:val="0"/>
              <w:divBdr>
                <w:top w:val="none" w:sz="0" w:space="0" w:color="auto"/>
                <w:left w:val="none" w:sz="0" w:space="0" w:color="auto"/>
                <w:bottom w:val="none" w:sz="0" w:space="0" w:color="auto"/>
                <w:right w:val="none" w:sz="0" w:space="0" w:color="auto"/>
              </w:divBdr>
            </w:div>
            <w:div w:id="1216698754">
              <w:marLeft w:val="0"/>
              <w:marRight w:val="0"/>
              <w:marTop w:val="0"/>
              <w:marBottom w:val="0"/>
              <w:divBdr>
                <w:top w:val="none" w:sz="0" w:space="0" w:color="auto"/>
                <w:left w:val="none" w:sz="0" w:space="0" w:color="auto"/>
                <w:bottom w:val="none" w:sz="0" w:space="0" w:color="auto"/>
                <w:right w:val="none" w:sz="0" w:space="0" w:color="auto"/>
              </w:divBdr>
            </w:div>
            <w:div w:id="1830554307">
              <w:marLeft w:val="0"/>
              <w:marRight w:val="0"/>
              <w:marTop w:val="0"/>
              <w:marBottom w:val="0"/>
              <w:divBdr>
                <w:top w:val="none" w:sz="0" w:space="0" w:color="auto"/>
                <w:left w:val="none" w:sz="0" w:space="0" w:color="auto"/>
                <w:bottom w:val="none" w:sz="0" w:space="0" w:color="auto"/>
                <w:right w:val="none" w:sz="0" w:space="0" w:color="auto"/>
              </w:divBdr>
            </w:div>
            <w:div w:id="1882668813">
              <w:marLeft w:val="0"/>
              <w:marRight w:val="0"/>
              <w:marTop w:val="0"/>
              <w:marBottom w:val="0"/>
              <w:divBdr>
                <w:top w:val="none" w:sz="0" w:space="0" w:color="auto"/>
                <w:left w:val="none" w:sz="0" w:space="0" w:color="auto"/>
                <w:bottom w:val="none" w:sz="0" w:space="0" w:color="auto"/>
                <w:right w:val="none" w:sz="0" w:space="0" w:color="auto"/>
              </w:divBdr>
            </w:div>
            <w:div w:id="1926528539">
              <w:marLeft w:val="0"/>
              <w:marRight w:val="0"/>
              <w:marTop w:val="0"/>
              <w:marBottom w:val="0"/>
              <w:divBdr>
                <w:top w:val="none" w:sz="0" w:space="0" w:color="auto"/>
                <w:left w:val="none" w:sz="0" w:space="0" w:color="auto"/>
                <w:bottom w:val="none" w:sz="0" w:space="0" w:color="auto"/>
                <w:right w:val="none" w:sz="0" w:space="0" w:color="auto"/>
              </w:divBdr>
            </w:div>
            <w:div w:id="256790724">
              <w:marLeft w:val="0"/>
              <w:marRight w:val="0"/>
              <w:marTop w:val="0"/>
              <w:marBottom w:val="0"/>
              <w:divBdr>
                <w:top w:val="none" w:sz="0" w:space="0" w:color="auto"/>
                <w:left w:val="none" w:sz="0" w:space="0" w:color="auto"/>
                <w:bottom w:val="none" w:sz="0" w:space="0" w:color="auto"/>
                <w:right w:val="none" w:sz="0" w:space="0" w:color="auto"/>
              </w:divBdr>
            </w:div>
            <w:div w:id="146016977">
              <w:marLeft w:val="0"/>
              <w:marRight w:val="0"/>
              <w:marTop w:val="0"/>
              <w:marBottom w:val="0"/>
              <w:divBdr>
                <w:top w:val="none" w:sz="0" w:space="0" w:color="auto"/>
                <w:left w:val="none" w:sz="0" w:space="0" w:color="auto"/>
                <w:bottom w:val="none" w:sz="0" w:space="0" w:color="auto"/>
                <w:right w:val="none" w:sz="0" w:space="0" w:color="auto"/>
              </w:divBdr>
            </w:div>
            <w:div w:id="1955478505">
              <w:marLeft w:val="0"/>
              <w:marRight w:val="0"/>
              <w:marTop w:val="0"/>
              <w:marBottom w:val="0"/>
              <w:divBdr>
                <w:top w:val="none" w:sz="0" w:space="0" w:color="auto"/>
                <w:left w:val="none" w:sz="0" w:space="0" w:color="auto"/>
                <w:bottom w:val="none" w:sz="0" w:space="0" w:color="auto"/>
                <w:right w:val="none" w:sz="0" w:space="0" w:color="auto"/>
              </w:divBdr>
            </w:div>
            <w:div w:id="1779787713">
              <w:marLeft w:val="0"/>
              <w:marRight w:val="0"/>
              <w:marTop w:val="0"/>
              <w:marBottom w:val="0"/>
              <w:divBdr>
                <w:top w:val="none" w:sz="0" w:space="0" w:color="auto"/>
                <w:left w:val="none" w:sz="0" w:space="0" w:color="auto"/>
                <w:bottom w:val="none" w:sz="0" w:space="0" w:color="auto"/>
                <w:right w:val="none" w:sz="0" w:space="0" w:color="auto"/>
              </w:divBdr>
            </w:div>
            <w:div w:id="1898663394">
              <w:marLeft w:val="0"/>
              <w:marRight w:val="0"/>
              <w:marTop w:val="0"/>
              <w:marBottom w:val="0"/>
              <w:divBdr>
                <w:top w:val="none" w:sz="0" w:space="0" w:color="auto"/>
                <w:left w:val="none" w:sz="0" w:space="0" w:color="auto"/>
                <w:bottom w:val="none" w:sz="0" w:space="0" w:color="auto"/>
                <w:right w:val="none" w:sz="0" w:space="0" w:color="auto"/>
              </w:divBdr>
            </w:div>
            <w:div w:id="1685132742">
              <w:marLeft w:val="0"/>
              <w:marRight w:val="0"/>
              <w:marTop w:val="0"/>
              <w:marBottom w:val="0"/>
              <w:divBdr>
                <w:top w:val="none" w:sz="0" w:space="0" w:color="auto"/>
                <w:left w:val="none" w:sz="0" w:space="0" w:color="auto"/>
                <w:bottom w:val="none" w:sz="0" w:space="0" w:color="auto"/>
                <w:right w:val="none" w:sz="0" w:space="0" w:color="auto"/>
              </w:divBdr>
            </w:div>
            <w:div w:id="1327249579">
              <w:marLeft w:val="0"/>
              <w:marRight w:val="0"/>
              <w:marTop w:val="0"/>
              <w:marBottom w:val="0"/>
              <w:divBdr>
                <w:top w:val="none" w:sz="0" w:space="0" w:color="auto"/>
                <w:left w:val="none" w:sz="0" w:space="0" w:color="auto"/>
                <w:bottom w:val="none" w:sz="0" w:space="0" w:color="auto"/>
                <w:right w:val="none" w:sz="0" w:space="0" w:color="auto"/>
              </w:divBdr>
            </w:div>
            <w:div w:id="473183834">
              <w:marLeft w:val="0"/>
              <w:marRight w:val="0"/>
              <w:marTop w:val="0"/>
              <w:marBottom w:val="0"/>
              <w:divBdr>
                <w:top w:val="none" w:sz="0" w:space="0" w:color="auto"/>
                <w:left w:val="none" w:sz="0" w:space="0" w:color="auto"/>
                <w:bottom w:val="none" w:sz="0" w:space="0" w:color="auto"/>
                <w:right w:val="none" w:sz="0" w:space="0" w:color="auto"/>
              </w:divBdr>
            </w:div>
            <w:div w:id="884679412">
              <w:marLeft w:val="0"/>
              <w:marRight w:val="0"/>
              <w:marTop w:val="0"/>
              <w:marBottom w:val="0"/>
              <w:divBdr>
                <w:top w:val="none" w:sz="0" w:space="0" w:color="auto"/>
                <w:left w:val="none" w:sz="0" w:space="0" w:color="auto"/>
                <w:bottom w:val="none" w:sz="0" w:space="0" w:color="auto"/>
                <w:right w:val="none" w:sz="0" w:space="0" w:color="auto"/>
              </w:divBdr>
            </w:div>
            <w:div w:id="1775318202">
              <w:marLeft w:val="0"/>
              <w:marRight w:val="0"/>
              <w:marTop w:val="0"/>
              <w:marBottom w:val="0"/>
              <w:divBdr>
                <w:top w:val="none" w:sz="0" w:space="0" w:color="auto"/>
                <w:left w:val="none" w:sz="0" w:space="0" w:color="auto"/>
                <w:bottom w:val="none" w:sz="0" w:space="0" w:color="auto"/>
                <w:right w:val="none" w:sz="0" w:space="0" w:color="auto"/>
              </w:divBdr>
            </w:div>
            <w:div w:id="1427846742">
              <w:marLeft w:val="0"/>
              <w:marRight w:val="0"/>
              <w:marTop w:val="0"/>
              <w:marBottom w:val="0"/>
              <w:divBdr>
                <w:top w:val="none" w:sz="0" w:space="0" w:color="auto"/>
                <w:left w:val="none" w:sz="0" w:space="0" w:color="auto"/>
                <w:bottom w:val="none" w:sz="0" w:space="0" w:color="auto"/>
                <w:right w:val="none" w:sz="0" w:space="0" w:color="auto"/>
              </w:divBdr>
            </w:div>
            <w:div w:id="343672126">
              <w:marLeft w:val="0"/>
              <w:marRight w:val="0"/>
              <w:marTop w:val="0"/>
              <w:marBottom w:val="0"/>
              <w:divBdr>
                <w:top w:val="none" w:sz="0" w:space="0" w:color="auto"/>
                <w:left w:val="none" w:sz="0" w:space="0" w:color="auto"/>
                <w:bottom w:val="none" w:sz="0" w:space="0" w:color="auto"/>
                <w:right w:val="none" w:sz="0" w:space="0" w:color="auto"/>
              </w:divBdr>
            </w:div>
            <w:div w:id="662127249">
              <w:marLeft w:val="0"/>
              <w:marRight w:val="0"/>
              <w:marTop w:val="0"/>
              <w:marBottom w:val="0"/>
              <w:divBdr>
                <w:top w:val="none" w:sz="0" w:space="0" w:color="auto"/>
                <w:left w:val="none" w:sz="0" w:space="0" w:color="auto"/>
                <w:bottom w:val="none" w:sz="0" w:space="0" w:color="auto"/>
                <w:right w:val="none" w:sz="0" w:space="0" w:color="auto"/>
              </w:divBdr>
            </w:div>
            <w:div w:id="1495409765">
              <w:marLeft w:val="0"/>
              <w:marRight w:val="0"/>
              <w:marTop w:val="0"/>
              <w:marBottom w:val="0"/>
              <w:divBdr>
                <w:top w:val="none" w:sz="0" w:space="0" w:color="auto"/>
                <w:left w:val="none" w:sz="0" w:space="0" w:color="auto"/>
                <w:bottom w:val="none" w:sz="0" w:space="0" w:color="auto"/>
                <w:right w:val="none" w:sz="0" w:space="0" w:color="auto"/>
              </w:divBdr>
            </w:div>
            <w:div w:id="1472214212">
              <w:marLeft w:val="0"/>
              <w:marRight w:val="0"/>
              <w:marTop w:val="0"/>
              <w:marBottom w:val="0"/>
              <w:divBdr>
                <w:top w:val="none" w:sz="0" w:space="0" w:color="auto"/>
                <w:left w:val="none" w:sz="0" w:space="0" w:color="auto"/>
                <w:bottom w:val="none" w:sz="0" w:space="0" w:color="auto"/>
                <w:right w:val="none" w:sz="0" w:space="0" w:color="auto"/>
              </w:divBdr>
            </w:div>
            <w:div w:id="1722289294">
              <w:marLeft w:val="0"/>
              <w:marRight w:val="0"/>
              <w:marTop w:val="0"/>
              <w:marBottom w:val="0"/>
              <w:divBdr>
                <w:top w:val="none" w:sz="0" w:space="0" w:color="auto"/>
                <w:left w:val="none" w:sz="0" w:space="0" w:color="auto"/>
                <w:bottom w:val="none" w:sz="0" w:space="0" w:color="auto"/>
                <w:right w:val="none" w:sz="0" w:space="0" w:color="auto"/>
              </w:divBdr>
            </w:div>
            <w:div w:id="1080560103">
              <w:marLeft w:val="0"/>
              <w:marRight w:val="0"/>
              <w:marTop w:val="0"/>
              <w:marBottom w:val="0"/>
              <w:divBdr>
                <w:top w:val="none" w:sz="0" w:space="0" w:color="auto"/>
                <w:left w:val="none" w:sz="0" w:space="0" w:color="auto"/>
                <w:bottom w:val="none" w:sz="0" w:space="0" w:color="auto"/>
                <w:right w:val="none" w:sz="0" w:space="0" w:color="auto"/>
              </w:divBdr>
            </w:div>
            <w:div w:id="2022658716">
              <w:marLeft w:val="0"/>
              <w:marRight w:val="0"/>
              <w:marTop w:val="0"/>
              <w:marBottom w:val="0"/>
              <w:divBdr>
                <w:top w:val="none" w:sz="0" w:space="0" w:color="auto"/>
                <w:left w:val="none" w:sz="0" w:space="0" w:color="auto"/>
                <w:bottom w:val="none" w:sz="0" w:space="0" w:color="auto"/>
                <w:right w:val="none" w:sz="0" w:space="0" w:color="auto"/>
              </w:divBdr>
            </w:div>
            <w:div w:id="1095326295">
              <w:marLeft w:val="0"/>
              <w:marRight w:val="0"/>
              <w:marTop w:val="0"/>
              <w:marBottom w:val="0"/>
              <w:divBdr>
                <w:top w:val="none" w:sz="0" w:space="0" w:color="auto"/>
                <w:left w:val="none" w:sz="0" w:space="0" w:color="auto"/>
                <w:bottom w:val="none" w:sz="0" w:space="0" w:color="auto"/>
                <w:right w:val="none" w:sz="0" w:space="0" w:color="auto"/>
              </w:divBdr>
            </w:div>
            <w:div w:id="1842701323">
              <w:marLeft w:val="0"/>
              <w:marRight w:val="0"/>
              <w:marTop w:val="0"/>
              <w:marBottom w:val="0"/>
              <w:divBdr>
                <w:top w:val="none" w:sz="0" w:space="0" w:color="auto"/>
                <w:left w:val="none" w:sz="0" w:space="0" w:color="auto"/>
                <w:bottom w:val="none" w:sz="0" w:space="0" w:color="auto"/>
                <w:right w:val="none" w:sz="0" w:space="0" w:color="auto"/>
              </w:divBdr>
            </w:div>
            <w:div w:id="639919505">
              <w:marLeft w:val="0"/>
              <w:marRight w:val="0"/>
              <w:marTop w:val="0"/>
              <w:marBottom w:val="0"/>
              <w:divBdr>
                <w:top w:val="none" w:sz="0" w:space="0" w:color="auto"/>
                <w:left w:val="none" w:sz="0" w:space="0" w:color="auto"/>
                <w:bottom w:val="none" w:sz="0" w:space="0" w:color="auto"/>
                <w:right w:val="none" w:sz="0" w:space="0" w:color="auto"/>
              </w:divBdr>
            </w:div>
            <w:div w:id="500783078">
              <w:marLeft w:val="0"/>
              <w:marRight w:val="0"/>
              <w:marTop w:val="0"/>
              <w:marBottom w:val="0"/>
              <w:divBdr>
                <w:top w:val="none" w:sz="0" w:space="0" w:color="auto"/>
                <w:left w:val="none" w:sz="0" w:space="0" w:color="auto"/>
                <w:bottom w:val="none" w:sz="0" w:space="0" w:color="auto"/>
                <w:right w:val="none" w:sz="0" w:space="0" w:color="auto"/>
              </w:divBdr>
            </w:div>
            <w:div w:id="817455543">
              <w:marLeft w:val="0"/>
              <w:marRight w:val="0"/>
              <w:marTop w:val="0"/>
              <w:marBottom w:val="0"/>
              <w:divBdr>
                <w:top w:val="none" w:sz="0" w:space="0" w:color="auto"/>
                <w:left w:val="none" w:sz="0" w:space="0" w:color="auto"/>
                <w:bottom w:val="none" w:sz="0" w:space="0" w:color="auto"/>
                <w:right w:val="none" w:sz="0" w:space="0" w:color="auto"/>
              </w:divBdr>
            </w:div>
            <w:div w:id="1434979613">
              <w:marLeft w:val="0"/>
              <w:marRight w:val="0"/>
              <w:marTop w:val="0"/>
              <w:marBottom w:val="0"/>
              <w:divBdr>
                <w:top w:val="none" w:sz="0" w:space="0" w:color="auto"/>
                <w:left w:val="none" w:sz="0" w:space="0" w:color="auto"/>
                <w:bottom w:val="none" w:sz="0" w:space="0" w:color="auto"/>
                <w:right w:val="none" w:sz="0" w:space="0" w:color="auto"/>
              </w:divBdr>
            </w:div>
            <w:div w:id="224921221">
              <w:marLeft w:val="0"/>
              <w:marRight w:val="0"/>
              <w:marTop w:val="0"/>
              <w:marBottom w:val="0"/>
              <w:divBdr>
                <w:top w:val="none" w:sz="0" w:space="0" w:color="auto"/>
                <w:left w:val="none" w:sz="0" w:space="0" w:color="auto"/>
                <w:bottom w:val="none" w:sz="0" w:space="0" w:color="auto"/>
                <w:right w:val="none" w:sz="0" w:space="0" w:color="auto"/>
              </w:divBdr>
            </w:div>
            <w:div w:id="424886772">
              <w:marLeft w:val="0"/>
              <w:marRight w:val="0"/>
              <w:marTop w:val="0"/>
              <w:marBottom w:val="0"/>
              <w:divBdr>
                <w:top w:val="none" w:sz="0" w:space="0" w:color="auto"/>
                <w:left w:val="none" w:sz="0" w:space="0" w:color="auto"/>
                <w:bottom w:val="none" w:sz="0" w:space="0" w:color="auto"/>
                <w:right w:val="none" w:sz="0" w:space="0" w:color="auto"/>
              </w:divBdr>
            </w:div>
            <w:div w:id="1524787038">
              <w:marLeft w:val="0"/>
              <w:marRight w:val="0"/>
              <w:marTop w:val="0"/>
              <w:marBottom w:val="0"/>
              <w:divBdr>
                <w:top w:val="none" w:sz="0" w:space="0" w:color="auto"/>
                <w:left w:val="none" w:sz="0" w:space="0" w:color="auto"/>
                <w:bottom w:val="none" w:sz="0" w:space="0" w:color="auto"/>
                <w:right w:val="none" w:sz="0" w:space="0" w:color="auto"/>
              </w:divBdr>
            </w:div>
            <w:div w:id="758524062">
              <w:marLeft w:val="0"/>
              <w:marRight w:val="0"/>
              <w:marTop w:val="0"/>
              <w:marBottom w:val="0"/>
              <w:divBdr>
                <w:top w:val="none" w:sz="0" w:space="0" w:color="auto"/>
                <w:left w:val="none" w:sz="0" w:space="0" w:color="auto"/>
                <w:bottom w:val="none" w:sz="0" w:space="0" w:color="auto"/>
                <w:right w:val="none" w:sz="0" w:space="0" w:color="auto"/>
              </w:divBdr>
            </w:div>
            <w:div w:id="1253665724">
              <w:marLeft w:val="0"/>
              <w:marRight w:val="0"/>
              <w:marTop w:val="0"/>
              <w:marBottom w:val="0"/>
              <w:divBdr>
                <w:top w:val="none" w:sz="0" w:space="0" w:color="auto"/>
                <w:left w:val="none" w:sz="0" w:space="0" w:color="auto"/>
                <w:bottom w:val="none" w:sz="0" w:space="0" w:color="auto"/>
                <w:right w:val="none" w:sz="0" w:space="0" w:color="auto"/>
              </w:divBdr>
            </w:div>
            <w:div w:id="975447095">
              <w:marLeft w:val="0"/>
              <w:marRight w:val="0"/>
              <w:marTop w:val="0"/>
              <w:marBottom w:val="0"/>
              <w:divBdr>
                <w:top w:val="none" w:sz="0" w:space="0" w:color="auto"/>
                <w:left w:val="none" w:sz="0" w:space="0" w:color="auto"/>
                <w:bottom w:val="none" w:sz="0" w:space="0" w:color="auto"/>
                <w:right w:val="none" w:sz="0" w:space="0" w:color="auto"/>
              </w:divBdr>
            </w:div>
            <w:div w:id="1784885578">
              <w:marLeft w:val="0"/>
              <w:marRight w:val="0"/>
              <w:marTop w:val="0"/>
              <w:marBottom w:val="0"/>
              <w:divBdr>
                <w:top w:val="none" w:sz="0" w:space="0" w:color="auto"/>
                <w:left w:val="none" w:sz="0" w:space="0" w:color="auto"/>
                <w:bottom w:val="none" w:sz="0" w:space="0" w:color="auto"/>
                <w:right w:val="none" w:sz="0" w:space="0" w:color="auto"/>
              </w:divBdr>
            </w:div>
            <w:div w:id="101148638">
              <w:marLeft w:val="0"/>
              <w:marRight w:val="0"/>
              <w:marTop w:val="0"/>
              <w:marBottom w:val="0"/>
              <w:divBdr>
                <w:top w:val="none" w:sz="0" w:space="0" w:color="auto"/>
                <w:left w:val="none" w:sz="0" w:space="0" w:color="auto"/>
                <w:bottom w:val="none" w:sz="0" w:space="0" w:color="auto"/>
                <w:right w:val="none" w:sz="0" w:space="0" w:color="auto"/>
              </w:divBdr>
            </w:div>
            <w:div w:id="1258518776">
              <w:marLeft w:val="0"/>
              <w:marRight w:val="0"/>
              <w:marTop w:val="0"/>
              <w:marBottom w:val="0"/>
              <w:divBdr>
                <w:top w:val="none" w:sz="0" w:space="0" w:color="auto"/>
                <w:left w:val="none" w:sz="0" w:space="0" w:color="auto"/>
                <w:bottom w:val="none" w:sz="0" w:space="0" w:color="auto"/>
                <w:right w:val="none" w:sz="0" w:space="0" w:color="auto"/>
              </w:divBdr>
            </w:div>
            <w:div w:id="17782610">
              <w:marLeft w:val="0"/>
              <w:marRight w:val="0"/>
              <w:marTop w:val="0"/>
              <w:marBottom w:val="0"/>
              <w:divBdr>
                <w:top w:val="none" w:sz="0" w:space="0" w:color="auto"/>
                <w:left w:val="none" w:sz="0" w:space="0" w:color="auto"/>
                <w:bottom w:val="none" w:sz="0" w:space="0" w:color="auto"/>
                <w:right w:val="none" w:sz="0" w:space="0" w:color="auto"/>
              </w:divBdr>
            </w:div>
            <w:div w:id="322857619">
              <w:marLeft w:val="0"/>
              <w:marRight w:val="0"/>
              <w:marTop w:val="0"/>
              <w:marBottom w:val="0"/>
              <w:divBdr>
                <w:top w:val="none" w:sz="0" w:space="0" w:color="auto"/>
                <w:left w:val="none" w:sz="0" w:space="0" w:color="auto"/>
                <w:bottom w:val="none" w:sz="0" w:space="0" w:color="auto"/>
                <w:right w:val="none" w:sz="0" w:space="0" w:color="auto"/>
              </w:divBdr>
            </w:div>
            <w:div w:id="556357992">
              <w:marLeft w:val="0"/>
              <w:marRight w:val="0"/>
              <w:marTop w:val="0"/>
              <w:marBottom w:val="0"/>
              <w:divBdr>
                <w:top w:val="none" w:sz="0" w:space="0" w:color="auto"/>
                <w:left w:val="none" w:sz="0" w:space="0" w:color="auto"/>
                <w:bottom w:val="none" w:sz="0" w:space="0" w:color="auto"/>
                <w:right w:val="none" w:sz="0" w:space="0" w:color="auto"/>
              </w:divBdr>
            </w:div>
            <w:div w:id="159926753">
              <w:marLeft w:val="0"/>
              <w:marRight w:val="0"/>
              <w:marTop w:val="0"/>
              <w:marBottom w:val="0"/>
              <w:divBdr>
                <w:top w:val="none" w:sz="0" w:space="0" w:color="auto"/>
                <w:left w:val="none" w:sz="0" w:space="0" w:color="auto"/>
                <w:bottom w:val="none" w:sz="0" w:space="0" w:color="auto"/>
                <w:right w:val="none" w:sz="0" w:space="0" w:color="auto"/>
              </w:divBdr>
            </w:div>
            <w:div w:id="1612083700">
              <w:marLeft w:val="0"/>
              <w:marRight w:val="0"/>
              <w:marTop w:val="0"/>
              <w:marBottom w:val="0"/>
              <w:divBdr>
                <w:top w:val="none" w:sz="0" w:space="0" w:color="auto"/>
                <w:left w:val="none" w:sz="0" w:space="0" w:color="auto"/>
                <w:bottom w:val="none" w:sz="0" w:space="0" w:color="auto"/>
                <w:right w:val="none" w:sz="0" w:space="0" w:color="auto"/>
              </w:divBdr>
            </w:div>
            <w:div w:id="898513285">
              <w:marLeft w:val="0"/>
              <w:marRight w:val="0"/>
              <w:marTop w:val="0"/>
              <w:marBottom w:val="0"/>
              <w:divBdr>
                <w:top w:val="none" w:sz="0" w:space="0" w:color="auto"/>
                <w:left w:val="none" w:sz="0" w:space="0" w:color="auto"/>
                <w:bottom w:val="none" w:sz="0" w:space="0" w:color="auto"/>
                <w:right w:val="none" w:sz="0" w:space="0" w:color="auto"/>
              </w:divBdr>
            </w:div>
            <w:div w:id="790782985">
              <w:marLeft w:val="0"/>
              <w:marRight w:val="0"/>
              <w:marTop w:val="0"/>
              <w:marBottom w:val="0"/>
              <w:divBdr>
                <w:top w:val="none" w:sz="0" w:space="0" w:color="auto"/>
                <w:left w:val="none" w:sz="0" w:space="0" w:color="auto"/>
                <w:bottom w:val="none" w:sz="0" w:space="0" w:color="auto"/>
                <w:right w:val="none" w:sz="0" w:space="0" w:color="auto"/>
              </w:divBdr>
            </w:div>
            <w:div w:id="1075857038">
              <w:marLeft w:val="0"/>
              <w:marRight w:val="0"/>
              <w:marTop w:val="0"/>
              <w:marBottom w:val="0"/>
              <w:divBdr>
                <w:top w:val="none" w:sz="0" w:space="0" w:color="auto"/>
                <w:left w:val="none" w:sz="0" w:space="0" w:color="auto"/>
                <w:bottom w:val="none" w:sz="0" w:space="0" w:color="auto"/>
                <w:right w:val="none" w:sz="0" w:space="0" w:color="auto"/>
              </w:divBdr>
            </w:div>
            <w:div w:id="1476220666">
              <w:marLeft w:val="0"/>
              <w:marRight w:val="0"/>
              <w:marTop w:val="0"/>
              <w:marBottom w:val="0"/>
              <w:divBdr>
                <w:top w:val="none" w:sz="0" w:space="0" w:color="auto"/>
                <w:left w:val="none" w:sz="0" w:space="0" w:color="auto"/>
                <w:bottom w:val="none" w:sz="0" w:space="0" w:color="auto"/>
                <w:right w:val="none" w:sz="0" w:space="0" w:color="auto"/>
              </w:divBdr>
            </w:div>
            <w:div w:id="1622766836">
              <w:marLeft w:val="0"/>
              <w:marRight w:val="0"/>
              <w:marTop w:val="0"/>
              <w:marBottom w:val="0"/>
              <w:divBdr>
                <w:top w:val="none" w:sz="0" w:space="0" w:color="auto"/>
                <w:left w:val="none" w:sz="0" w:space="0" w:color="auto"/>
                <w:bottom w:val="none" w:sz="0" w:space="0" w:color="auto"/>
                <w:right w:val="none" w:sz="0" w:space="0" w:color="auto"/>
              </w:divBdr>
            </w:div>
            <w:div w:id="1422795332">
              <w:marLeft w:val="0"/>
              <w:marRight w:val="0"/>
              <w:marTop w:val="0"/>
              <w:marBottom w:val="0"/>
              <w:divBdr>
                <w:top w:val="none" w:sz="0" w:space="0" w:color="auto"/>
                <w:left w:val="none" w:sz="0" w:space="0" w:color="auto"/>
                <w:bottom w:val="none" w:sz="0" w:space="0" w:color="auto"/>
                <w:right w:val="none" w:sz="0" w:space="0" w:color="auto"/>
              </w:divBdr>
            </w:div>
            <w:div w:id="487866967">
              <w:marLeft w:val="0"/>
              <w:marRight w:val="0"/>
              <w:marTop w:val="0"/>
              <w:marBottom w:val="0"/>
              <w:divBdr>
                <w:top w:val="none" w:sz="0" w:space="0" w:color="auto"/>
                <w:left w:val="none" w:sz="0" w:space="0" w:color="auto"/>
                <w:bottom w:val="none" w:sz="0" w:space="0" w:color="auto"/>
                <w:right w:val="none" w:sz="0" w:space="0" w:color="auto"/>
              </w:divBdr>
            </w:div>
            <w:div w:id="693000155">
              <w:marLeft w:val="0"/>
              <w:marRight w:val="0"/>
              <w:marTop w:val="0"/>
              <w:marBottom w:val="0"/>
              <w:divBdr>
                <w:top w:val="none" w:sz="0" w:space="0" w:color="auto"/>
                <w:left w:val="none" w:sz="0" w:space="0" w:color="auto"/>
                <w:bottom w:val="none" w:sz="0" w:space="0" w:color="auto"/>
                <w:right w:val="none" w:sz="0" w:space="0" w:color="auto"/>
              </w:divBdr>
            </w:div>
            <w:div w:id="223489320">
              <w:marLeft w:val="0"/>
              <w:marRight w:val="0"/>
              <w:marTop w:val="0"/>
              <w:marBottom w:val="0"/>
              <w:divBdr>
                <w:top w:val="none" w:sz="0" w:space="0" w:color="auto"/>
                <w:left w:val="none" w:sz="0" w:space="0" w:color="auto"/>
                <w:bottom w:val="none" w:sz="0" w:space="0" w:color="auto"/>
                <w:right w:val="none" w:sz="0" w:space="0" w:color="auto"/>
              </w:divBdr>
            </w:div>
            <w:div w:id="1693022800">
              <w:marLeft w:val="0"/>
              <w:marRight w:val="0"/>
              <w:marTop w:val="0"/>
              <w:marBottom w:val="0"/>
              <w:divBdr>
                <w:top w:val="none" w:sz="0" w:space="0" w:color="auto"/>
                <w:left w:val="none" w:sz="0" w:space="0" w:color="auto"/>
                <w:bottom w:val="none" w:sz="0" w:space="0" w:color="auto"/>
                <w:right w:val="none" w:sz="0" w:space="0" w:color="auto"/>
              </w:divBdr>
            </w:div>
            <w:div w:id="1782801066">
              <w:marLeft w:val="0"/>
              <w:marRight w:val="0"/>
              <w:marTop w:val="0"/>
              <w:marBottom w:val="0"/>
              <w:divBdr>
                <w:top w:val="none" w:sz="0" w:space="0" w:color="auto"/>
                <w:left w:val="none" w:sz="0" w:space="0" w:color="auto"/>
                <w:bottom w:val="none" w:sz="0" w:space="0" w:color="auto"/>
                <w:right w:val="none" w:sz="0" w:space="0" w:color="auto"/>
              </w:divBdr>
            </w:div>
            <w:div w:id="774907020">
              <w:marLeft w:val="0"/>
              <w:marRight w:val="0"/>
              <w:marTop w:val="0"/>
              <w:marBottom w:val="0"/>
              <w:divBdr>
                <w:top w:val="none" w:sz="0" w:space="0" w:color="auto"/>
                <w:left w:val="none" w:sz="0" w:space="0" w:color="auto"/>
                <w:bottom w:val="none" w:sz="0" w:space="0" w:color="auto"/>
                <w:right w:val="none" w:sz="0" w:space="0" w:color="auto"/>
              </w:divBdr>
            </w:div>
            <w:div w:id="470709397">
              <w:marLeft w:val="0"/>
              <w:marRight w:val="0"/>
              <w:marTop w:val="0"/>
              <w:marBottom w:val="0"/>
              <w:divBdr>
                <w:top w:val="none" w:sz="0" w:space="0" w:color="auto"/>
                <w:left w:val="none" w:sz="0" w:space="0" w:color="auto"/>
                <w:bottom w:val="none" w:sz="0" w:space="0" w:color="auto"/>
                <w:right w:val="none" w:sz="0" w:space="0" w:color="auto"/>
              </w:divBdr>
            </w:div>
            <w:div w:id="755128182">
              <w:marLeft w:val="0"/>
              <w:marRight w:val="0"/>
              <w:marTop w:val="0"/>
              <w:marBottom w:val="0"/>
              <w:divBdr>
                <w:top w:val="none" w:sz="0" w:space="0" w:color="auto"/>
                <w:left w:val="none" w:sz="0" w:space="0" w:color="auto"/>
                <w:bottom w:val="none" w:sz="0" w:space="0" w:color="auto"/>
                <w:right w:val="none" w:sz="0" w:space="0" w:color="auto"/>
              </w:divBdr>
            </w:div>
            <w:div w:id="1652443972">
              <w:marLeft w:val="0"/>
              <w:marRight w:val="0"/>
              <w:marTop w:val="0"/>
              <w:marBottom w:val="0"/>
              <w:divBdr>
                <w:top w:val="none" w:sz="0" w:space="0" w:color="auto"/>
                <w:left w:val="none" w:sz="0" w:space="0" w:color="auto"/>
                <w:bottom w:val="none" w:sz="0" w:space="0" w:color="auto"/>
                <w:right w:val="none" w:sz="0" w:space="0" w:color="auto"/>
              </w:divBdr>
            </w:div>
            <w:div w:id="322977641">
              <w:marLeft w:val="0"/>
              <w:marRight w:val="0"/>
              <w:marTop w:val="0"/>
              <w:marBottom w:val="0"/>
              <w:divBdr>
                <w:top w:val="none" w:sz="0" w:space="0" w:color="auto"/>
                <w:left w:val="none" w:sz="0" w:space="0" w:color="auto"/>
                <w:bottom w:val="none" w:sz="0" w:space="0" w:color="auto"/>
                <w:right w:val="none" w:sz="0" w:space="0" w:color="auto"/>
              </w:divBdr>
            </w:div>
            <w:div w:id="804784276">
              <w:marLeft w:val="0"/>
              <w:marRight w:val="0"/>
              <w:marTop w:val="0"/>
              <w:marBottom w:val="0"/>
              <w:divBdr>
                <w:top w:val="none" w:sz="0" w:space="0" w:color="auto"/>
                <w:left w:val="none" w:sz="0" w:space="0" w:color="auto"/>
                <w:bottom w:val="none" w:sz="0" w:space="0" w:color="auto"/>
                <w:right w:val="none" w:sz="0" w:space="0" w:color="auto"/>
              </w:divBdr>
            </w:div>
            <w:div w:id="635263459">
              <w:marLeft w:val="0"/>
              <w:marRight w:val="0"/>
              <w:marTop w:val="0"/>
              <w:marBottom w:val="0"/>
              <w:divBdr>
                <w:top w:val="none" w:sz="0" w:space="0" w:color="auto"/>
                <w:left w:val="none" w:sz="0" w:space="0" w:color="auto"/>
                <w:bottom w:val="none" w:sz="0" w:space="0" w:color="auto"/>
                <w:right w:val="none" w:sz="0" w:space="0" w:color="auto"/>
              </w:divBdr>
            </w:div>
            <w:div w:id="154420105">
              <w:marLeft w:val="0"/>
              <w:marRight w:val="0"/>
              <w:marTop w:val="0"/>
              <w:marBottom w:val="0"/>
              <w:divBdr>
                <w:top w:val="none" w:sz="0" w:space="0" w:color="auto"/>
                <w:left w:val="none" w:sz="0" w:space="0" w:color="auto"/>
                <w:bottom w:val="none" w:sz="0" w:space="0" w:color="auto"/>
                <w:right w:val="none" w:sz="0" w:space="0" w:color="auto"/>
              </w:divBdr>
            </w:div>
            <w:div w:id="1889414797">
              <w:marLeft w:val="0"/>
              <w:marRight w:val="0"/>
              <w:marTop w:val="0"/>
              <w:marBottom w:val="0"/>
              <w:divBdr>
                <w:top w:val="none" w:sz="0" w:space="0" w:color="auto"/>
                <w:left w:val="none" w:sz="0" w:space="0" w:color="auto"/>
                <w:bottom w:val="none" w:sz="0" w:space="0" w:color="auto"/>
                <w:right w:val="none" w:sz="0" w:space="0" w:color="auto"/>
              </w:divBdr>
            </w:div>
            <w:div w:id="1594588007">
              <w:marLeft w:val="0"/>
              <w:marRight w:val="0"/>
              <w:marTop w:val="0"/>
              <w:marBottom w:val="0"/>
              <w:divBdr>
                <w:top w:val="none" w:sz="0" w:space="0" w:color="auto"/>
                <w:left w:val="none" w:sz="0" w:space="0" w:color="auto"/>
                <w:bottom w:val="none" w:sz="0" w:space="0" w:color="auto"/>
                <w:right w:val="none" w:sz="0" w:space="0" w:color="auto"/>
              </w:divBdr>
            </w:div>
            <w:div w:id="1412853371">
              <w:marLeft w:val="0"/>
              <w:marRight w:val="0"/>
              <w:marTop w:val="0"/>
              <w:marBottom w:val="0"/>
              <w:divBdr>
                <w:top w:val="none" w:sz="0" w:space="0" w:color="auto"/>
                <w:left w:val="none" w:sz="0" w:space="0" w:color="auto"/>
                <w:bottom w:val="none" w:sz="0" w:space="0" w:color="auto"/>
                <w:right w:val="none" w:sz="0" w:space="0" w:color="auto"/>
              </w:divBdr>
            </w:div>
            <w:div w:id="116611672">
              <w:marLeft w:val="0"/>
              <w:marRight w:val="0"/>
              <w:marTop w:val="0"/>
              <w:marBottom w:val="0"/>
              <w:divBdr>
                <w:top w:val="none" w:sz="0" w:space="0" w:color="auto"/>
                <w:left w:val="none" w:sz="0" w:space="0" w:color="auto"/>
                <w:bottom w:val="none" w:sz="0" w:space="0" w:color="auto"/>
                <w:right w:val="none" w:sz="0" w:space="0" w:color="auto"/>
              </w:divBdr>
            </w:div>
            <w:div w:id="155416242">
              <w:marLeft w:val="0"/>
              <w:marRight w:val="0"/>
              <w:marTop w:val="0"/>
              <w:marBottom w:val="0"/>
              <w:divBdr>
                <w:top w:val="none" w:sz="0" w:space="0" w:color="auto"/>
                <w:left w:val="none" w:sz="0" w:space="0" w:color="auto"/>
                <w:bottom w:val="none" w:sz="0" w:space="0" w:color="auto"/>
                <w:right w:val="none" w:sz="0" w:space="0" w:color="auto"/>
              </w:divBdr>
            </w:div>
            <w:div w:id="1221482379">
              <w:marLeft w:val="0"/>
              <w:marRight w:val="0"/>
              <w:marTop w:val="0"/>
              <w:marBottom w:val="0"/>
              <w:divBdr>
                <w:top w:val="none" w:sz="0" w:space="0" w:color="auto"/>
                <w:left w:val="none" w:sz="0" w:space="0" w:color="auto"/>
                <w:bottom w:val="none" w:sz="0" w:space="0" w:color="auto"/>
                <w:right w:val="none" w:sz="0" w:space="0" w:color="auto"/>
              </w:divBdr>
            </w:div>
            <w:div w:id="471600733">
              <w:marLeft w:val="0"/>
              <w:marRight w:val="0"/>
              <w:marTop w:val="0"/>
              <w:marBottom w:val="0"/>
              <w:divBdr>
                <w:top w:val="none" w:sz="0" w:space="0" w:color="auto"/>
                <w:left w:val="none" w:sz="0" w:space="0" w:color="auto"/>
                <w:bottom w:val="none" w:sz="0" w:space="0" w:color="auto"/>
                <w:right w:val="none" w:sz="0" w:space="0" w:color="auto"/>
              </w:divBdr>
            </w:div>
            <w:div w:id="43647338">
              <w:marLeft w:val="0"/>
              <w:marRight w:val="0"/>
              <w:marTop w:val="0"/>
              <w:marBottom w:val="0"/>
              <w:divBdr>
                <w:top w:val="none" w:sz="0" w:space="0" w:color="auto"/>
                <w:left w:val="none" w:sz="0" w:space="0" w:color="auto"/>
                <w:bottom w:val="none" w:sz="0" w:space="0" w:color="auto"/>
                <w:right w:val="none" w:sz="0" w:space="0" w:color="auto"/>
              </w:divBdr>
            </w:div>
            <w:div w:id="935669269">
              <w:marLeft w:val="0"/>
              <w:marRight w:val="0"/>
              <w:marTop w:val="0"/>
              <w:marBottom w:val="0"/>
              <w:divBdr>
                <w:top w:val="none" w:sz="0" w:space="0" w:color="auto"/>
                <w:left w:val="none" w:sz="0" w:space="0" w:color="auto"/>
                <w:bottom w:val="none" w:sz="0" w:space="0" w:color="auto"/>
                <w:right w:val="none" w:sz="0" w:space="0" w:color="auto"/>
              </w:divBdr>
            </w:div>
            <w:div w:id="1805267881">
              <w:marLeft w:val="0"/>
              <w:marRight w:val="0"/>
              <w:marTop w:val="0"/>
              <w:marBottom w:val="0"/>
              <w:divBdr>
                <w:top w:val="none" w:sz="0" w:space="0" w:color="auto"/>
                <w:left w:val="none" w:sz="0" w:space="0" w:color="auto"/>
                <w:bottom w:val="none" w:sz="0" w:space="0" w:color="auto"/>
                <w:right w:val="none" w:sz="0" w:space="0" w:color="auto"/>
              </w:divBdr>
            </w:div>
            <w:div w:id="1787651788">
              <w:marLeft w:val="0"/>
              <w:marRight w:val="0"/>
              <w:marTop w:val="0"/>
              <w:marBottom w:val="0"/>
              <w:divBdr>
                <w:top w:val="none" w:sz="0" w:space="0" w:color="auto"/>
                <w:left w:val="none" w:sz="0" w:space="0" w:color="auto"/>
                <w:bottom w:val="none" w:sz="0" w:space="0" w:color="auto"/>
                <w:right w:val="none" w:sz="0" w:space="0" w:color="auto"/>
              </w:divBdr>
            </w:div>
            <w:div w:id="1050808918">
              <w:marLeft w:val="0"/>
              <w:marRight w:val="0"/>
              <w:marTop w:val="0"/>
              <w:marBottom w:val="0"/>
              <w:divBdr>
                <w:top w:val="none" w:sz="0" w:space="0" w:color="auto"/>
                <w:left w:val="none" w:sz="0" w:space="0" w:color="auto"/>
                <w:bottom w:val="none" w:sz="0" w:space="0" w:color="auto"/>
                <w:right w:val="none" w:sz="0" w:space="0" w:color="auto"/>
              </w:divBdr>
            </w:div>
            <w:div w:id="1993025890">
              <w:marLeft w:val="0"/>
              <w:marRight w:val="0"/>
              <w:marTop w:val="0"/>
              <w:marBottom w:val="0"/>
              <w:divBdr>
                <w:top w:val="none" w:sz="0" w:space="0" w:color="auto"/>
                <w:left w:val="none" w:sz="0" w:space="0" w:color="auto"/>
                <w:bottom w:val="none" w:sz="0" w:space="0" w:color="auto"/>
                <w:right w:val="none" w:sz="0" w:space="0" w:color="auto"/>
              </w:divBdr>
            </w:div>
            <w:div w:id="790518883">
              <w:marLeft w:val="0"/>
              <w:marRight w:val="0"/>
              <w:marTop w:val="0"/>
              <w:marBottom w:val="0"/>
              <w:divBdr>
                <w:top w:val="none" w:sz="0" w:space="0" w:color="auto"/>
                <w:left w:val="none" w:sz="0" w:space="0" w:color="auto"/>
                <w:bottom w:val="none" w:sz="0" w:space="0" w:color="auto"/>
                <w:right w:val="none" w:sz="0" w:space="0" w:color="auto"/>
              </w:divBdr>
            </w:div>
            <w:div w:id="1843622331">
              <w:marLeft w:val="0"/>
              <w:marRight w:val="0"/>
              <w:marTop w:val="0"/>
              <w:marBottom w:val="0"/>
              <w:divBdr>
                <w:top w:val="none" w:sz="0" w:space="0" w:color="auto"/>
                <w:left w:val="none" w:sz="0" w:space="0" w:color="auto"/>
                <w:bottom w:val="none" w:sz="0" w:space="0" w:color="auto"/>
                <w:right w:val="none" w:sz="0" w:space="0" w:color="auto"/>
              </w:divBdr>
            </w:div>
            <w:div w:id="1231572192">
              <w:marLeft w:val="0"/>
              <w:marRight w:val="0"/>
              <w:marTop w:val="0"/>
              <w:marBottom w:val="0"/>
              <w:divBdr>
                <w:top w:val="none" w:sz="0" w:space="0" w:color="auto"/>
                <w:left w:val="none" w:sz="0" w:space="0" w:color="auto"/>
                <w:bottom w:val="none" w:sz="0" w:space="0" w:color="auto"/>
                <w:right w:val="none" w:sz="0" w:space="0" w:color="auto"/>
              </w:divBdr>
            </w:div>
            <w:div w:id="1272516923">
              <w:marLeft w:val="0"/>
              <w:marRight w:val="0"/>
              <w:marTop w:val="0"/>
              <w:marBottom w:val="0"/>
              <w:divBdr>
                <w:top w:val="none" w:sz="0" w:space="0" w:color="auto"/>
                <w:left w:val="none" w:sz="0" w:space="0" w:color="auto"/>
                <w:bottom w:val="none" w:sz="0" w:space="0" w:color="auto"/>
                <w:right w:val="none" w:sz="0" w:space="0" w:color="auto"/>
              </w:divBdr>
            </w:div>
            <w:div w:id="206989443">
              <w:marLeft w:val="0"/>
              <w:marRight w:val="0"/>
              <w:marTop w:val="0"/>
              <w:marBottom w:val="0"/>
              <w:divBdr>
                <w:top w:val="none" w:sz="0" w:space="0" w:color="auto"/>
                <w:left w:val="none" w:sz="0" w:space="0" w:color="auto"/>
                <w:bottom w:val="none" w:sz="0" w:space="0" w:color="auto"/>
                <w:right w:val="none" w:sz="0" w:space="0" w:color="auto"/>
              </w:divBdr>
            </w:div>
            <w:div w:id="513615768">
              <w:marLeft w:val="0"/>
              <w:marRight w:val="0"/>
              <w:marTop w:val="0"/>
              <w:marBottom w:val="0"/>
              <w:divBdr>
                <w:top w:val="none" w:sz="0" w:space="0" w:color="auto"/>
                <w:left w:val="none" w:sz="0" w:space="0" w:color="auto"/>
                <w:bottom w:val="none" w:sz="0" w:space="0" w:color="auto"/>
                <w:right w:val="none" w:sz="0" w:space="0" w:color="auto"/>
              </w:divBdr>
            </w:div>
            <w:div w:id="15078448">
              <w:marLeft w:val="0"/>
              <w:marRight w:val="0"/>
              <w:marTop w:val="0"/>
              <w:marBottom w:val="0"/>
              <w:divBdr>
                <w:top w:val="none" w:sz="0" w:space="0" w:color="auto"/>
                <w:left w:val="none" w:sz="0" w:space="0" w:color="auto"/>
                <w:bottom w:val="none" w:sz="0" w:space="0" w:color="auto"/>
                <w:right w:val="none" w:sz="0" w:space="0" w:color="auto"/>
              </w:divBdr>
            </w:div>
            <w:div w:id="369188737">
              <w:marLeft w:val="0"/>
              <w:marRight w:val="0"/>
              <w:marTop w:val="0"/>
              <w:marBottom w:val="0"/>
              <w:divBdr>
                <w:top w:val="none" w:sz="0" w:space="0" w:color="auto"/>
                <w:left w:val="none" w:sz="0" w:space="0" w:color="auto"/>
                <w:bottom w:val="none" w:sz="0" w:space="0" w:color="auto"/>
                <w:right w:val="none" w:sz="0" w:space="0" w:color="auto"/>
              </w:divBdr>
            </w:div>
            <w:div w:id="2078242577">
              <w:marLeft w:val="0"/>
              <w:marRight w:val="0"/>
              <w:marTop w:val="0"/>
              <w:marBottom w:val="0"/>
              <w:divBdr>
                <w:top w:val="none" w:sz="0" w:space="0" w:color="auto"/>
                <w:left w:val="none" w:sz="0" w:space="0" w:color="auto"/>
                <w:bottom w:val="none" w:sz="0" w:space="0" w:color="auto"/>
                <w:right w:val="none" w:sz="0" w:space="0" w:color="auto"/>
              </w:divBdr>
            </w:div>
            <w:div w:id="62529173">
              <w:marLeft w:val="0"/>
              <w:marRight w:val="0"/>
              <w:marTop w:val="0"/>
              <w:marBottom w:val="0"/>
              <w:divBdr>
                <w:top w:val="none" w:sz="0" w:space="0" w:color="auto"/>
                <w:left w:val="none" w:sz="0" w:space="0" w:color="auto"/>
                <w:bottom w:val="none" w:sz="0" w:space="0" w:color="auto"/>
                <w:right w:val="none" w:sz="0" w:space="0" w:color="auto"/>
              </w:divBdr>
            </w:div>
            <w:div w:id="1039204484">
              <w:marLeft w:val="0"/>
              <w:marRight w:val="0"/>
              <w:marTop w:val="0"/>
              <w:marBottom w:val="0"/>
              <w:divBdr>
                <w:top w:val="none" w:sz="0" w:space="0" w:color="auto"/>
                <w:left w:val="none" w:sz="0" w:space="0" w:color="auto"/>
                <w:bottom w:val="none" w:sz="0" w:space="0" w:color="auto"/>
                <w:right w:val="none" w:sz="0" w:space="0" w:color="auto"/>
              </w:divBdr>
            </w:div>
            <w:div w:id="1527866365">
              <w:marLeft w:val="0"/>
              <w:marRight w:val="0"/>
              <w:marTop w:val="0"/>
              <w:marBottom w:val="0"/>
              <w:divBdr>
                <w:top w:val="none" w:sz="0" w:space="0" w:color="auto"/>
                <w:left w:val="none" w:sz="0" w:space="0" w:color="auto"/>
                <w:bottom w:val="none" w:sz="0" w:space="0" w:color="auto"/>
                <w:right w:val="none" w:sz="0" w:space="0" w:color="auto"/>
              </w:divBdr>
            </w:div>
            <w:div w:id="29695655">
              <w:marLeft w:val="0"/>
              <w:marRight w:val="0"/>
              <w:marTop w:val="0"/>
              <w:marBottom w:val="0"/>
              <w:divBdr>
                <w:top w:val="none" w:sz="0" w:space="0" w:color="auto"/>
                <w:left w:val="none" w:sz="0" w:space="0" w:color="auto"/>
                <w:bottom w:val="none" w:sz="0" w:space="0" w:color="auto"/>
                <w:right w:val="none" w:sz="0" w:space="0" w:color="auto"/>
              </w:divBdr>
            </w:div>
            <w:div w:id="2001227668">
              <w:marLeft w:val="0"/>
              <w:marRight w:val="0"/>
              <w:marTop w:val="0"/>
              <w:marBottom w:val="0"/>
              <w:divBdr>
                <w:top w:val="none" w:sz="0" w:space="0" w:color="auto"/>
                <w:left w:val="none" w:sz="0" w:space="0" w:color="auto"/>
                <w:bottom w:val="none" w:sz="0" w:space="0" w:color="auto"/>
                <w:right w:val="none" w:sz="0" w:space="0" w:color="auto"/>
              </w:divBdr>
            </w:div>
            <w:div w:id="129136261">
              <w:marLeft w:val="0"/>
              <w:marRight w:val="0"/>
              <w:marTop w:val="0"/>
              <w:marBottom w:val="0"/>
              <w:divBdr>
                <w:top w:val="none" w:sz="0" w:space="0" w:color="auto"/>
                <w:left w:val="none" w:sz="0" w:space="0" w:color="auto"/>
                <w:bottom w:val="none" w:sz="0" w:space="0" w:color="auto"/>
                <w:right w:val="none" w:sz="0" w:space="0" w:color="auto"/>
              </w:divBdr>
            </w:div>
            <w:div w:id="69474649">
              <w:marLeft w:val="0"/>
              <w:marRight w:val="0"/>
              <w:marTop w:val="0"/>
              <w:marBottom w:val="0"/>
              <w:divBdr>
                <w:top w:val="none" w:sz="0" w:space="0" w:color="auto"/>
                <w:left w:val="none" w:sz="0" w:space="0" w:color="auto"/>
                <w:bottom w:val="none" w:sz="0" w:space="0" w:color="auto"/>
                <w:right w:val="none" w:sz="0" w:space="0" w:color="auto"/>
              </w:divBdr>
            </w:div>
            <w:div w:id="1937395212">
              <w:marLeft w:val="0"/>
              <w:marRight w:val="0"/>
              <w:marTop w:val="0"/>
              <w:marBottom w:val="0"/>
              <w:divBdr>
                <w:top w:val="none" w:sz="0" w:space="0" w:color="auto"/>
                <w:left w:val="none" w:sz="0" w:space="0" w:color="auto"/>
                <w:bottom w:val="none" w:sz="0" w:space="0" w:color="auto"/>
                <w:right w:val="none" w:sz="0" w:space="0" w:color="auto"/>
              </w:divBdr>
            </w:div>
            <w:div w:id="1159004604">
              <w:marLeft w:val="0"/>
              <w:marRight w:val="0"/>
              <w:marTop w:val="0"/>
              <w:marBottom w:val="0"/>
              <w:divBdr>
                <w:top w:val="none" w:sz="0" w:space="0" w:color="auto"/>
                <w:left w:val="none" w:sz="0" w:space="0" w:color="auto"/>
                <w:bottom w:val="none" w:sz="0" w:space="0" w:color="auto"/>
                <w:right w:val="none" w:sz="0" w:space="0" w:color="auto"/>
              </w:divBdr>
            </w:div>
            <w:div w:id="349841064">
              <w:marLeft w:val="0"/>
              <w:marRight w:val="0"/>
              <w:marTop w:val="0"/>
              <w:marBottom w:val="0"/>
              <w:divBdr>
                <w:top w:val="none" w:sz="0" w:space="0" w:color="auto"/>
                <w:left w:val="none" w:sz="0" w:space="0" w:color="auto"/>
                <w:bottom w:val="none" w:sz="0" w:space="0" w:color="auto"/>
                <w:right w:val="none" w:sz="0" w:space="0" w:color="auto"/>
              </w:divBdr>
            </w:div>
            <w:div w:id="440031749">
              <w:marLeft w:val="0"/>
              <w:marRight w:val="0"/>
              <w:marTop w:val="0"/>
              <w:marBottom w:val="0"/>
              <w:divBdr>
                <w:top w:val="none" w:sz="0" w:space="0" w:color="auto"/>
                <w:left w:val="none" w:sz="0" w:space="0" w:color="auto"/>
                <w:bottom w:val="none" w:sz="0" w:space="0" w:color="auto"/>
                <w:right w:val="none" w:sz="0" w:space="0" w:color="auto"/>
              </w:divBdr>
            </w:div>
            <w:div w:id="345638017">
              <w:marLeft w:val="0"/>
              <w:marRight w:val="0"/>
              <w:marTop w:val="0"/>
              <w:marBottom w:val="0"/>
              <w:divBdr>
                <w:top w:val="none" w:sz="0" w:space="0" w:color="auto"/>
                <w:left w:val="none" w:sz="0" w:space="0" w:color="auto"/>
                <w:bottom w:val="none" w:sz="0" w:space="0" w:color="auto"/>
                <w:right w:val="none" w:sz="0" w:space="0" w:color="auto"/>
              </w:divBdr>
            </w:div>
            <w:div w:id="1180390319">
              <w:marLeft w:val="0"/>
              <w:marRight w:val="0"/>
              <w:marTop w:val="0"/>
              <w:marBottom w:val="0"/>
              <w:divBdr>
                <w:top w:val="none" w:sz="0" w:space="0" w:color="auto"/>
                <w:left w:val="none" w:sz="0" w:space="0" w:color="auto"/>
                <w:bottom w:val="none" w:sz="0" w:space="0" w:color="auto"/>
                <w:right w:val="none" w:sz="0" w:space="0" w:color="auto"/>
              </w:divBdr>
            </w:div>
            <w:div w:id="2115200961">
              <w:marLeft w:val="0"/>
              <w:marRight w:val="0"/>
              <w:marTop w:val="0"/>
              <w:marBottom w:val="0"/>
              <w:divBdr>
                <w:top w:val="none" w:sz="0" w:space="0" w:color="auto"/>
                <w:left w:val="none" w:sz="0" w:space="0" w:color="auto"/>
                <w:bottom w:val="none" w:sz="0" w:space="0" w:color="auto"/>
                <w:right w:val="none" w:sz="0" w:space="0" w:color="auto"/>
              </w:divBdr>
            </w:div>
            <w:div w:id="236478287">
              <w:marLeft w:val="0"/>
              <w:marRight w:val="0"/>
              <w:marTop w:val="0"/>
              <w:marBottom w:val="0"/>
              <w:divBdr>
                <w:top w:val="none" w:sz="0" w:space="0" w:color="auto"/>
                <w:left w:val="none" w:sz="0" w:space="0" w:color="auto"/>
                <w:bottom w:val="none" w:sz="0" w:space="0" w:color="auto"/>
                <w:right w:val="none" w:sz="0" w:space="0" w:color="auto"/>
              </w:divBdr>
            </w:div>
            <w:div w:id="1815370463">
              <w:marLeft w:val="0"/>
              <w:marRight w:val="0"/>
              <w:marTop w:val="0"/>
              <w:marBottom w:val="0"/>
              <w:divBdr>
                <w:top w:val="none" w:sz="0" w:space="0" w:color="auto"/>
                <w:left w:val="none" w:sz="0" w:space="0" w:color="auto"/>
                <w:bottom w:val="none" w:sz="0" w:space="0" w:color="auto"/>
                <w:right w:val="none" w:sz="0" w:space="0" w:color="auto"/>
              </w:divBdr>
            </w:div>
            <w:div w:id="1120297368">
              <w:marLeft w:val="0"/>
              <w:marRight w:val="0"/>
              <w:marTop w:val="0"/>
              <w:marBottom w:val="0"/>
              <w:divBdr>
                <w:top w:val="none" w:sz="0" w:space="0" w:color="auto"/>
                <w:left w:val="none" w:sz="0" w:space="0" w:color="auto"/>
                <w:bottom w:val="none" w:sz="0" w:space="0" w:color="auto"/>
                <w:right w:val="none" w:sz="0" w:space="0" w:color="auto"/>
              </w:divBdr>
            </w:div>
            <w:div w:id="503010026">
              <w:marLeft w:val="0"/>
              <w:marRight w:val="0"/>
              <w:marTop w:val="0"/>
              <w:marBottom w:val="0"/>
              <w:divBdr>
                <w:top w:val="none" w:sz="0" w:space="0" w:color="auto"/>
                <w:left w:val="none" w:sz="0" w:space="0" w:color="auto"/>
                <w:bottom w:val="none" w:sz="0" w:space="0" w:color="auto"/>
                <w:right w:val="none" w:sz="0" w:space="0" w:color="auto"/>
              </w:divBdr>
            </w:div>
            <w:div w:id="248852562">
              <w:marLeft w:val="0"/>
              <w:marRight w:val="0"/>
              <w:marTop w:val="0"/>
              <w:marBottom w:val="0"/>
              <w:divBdr>
                <w:top w:val="none" w:sz="0" w:space="0" w:color="auto"/>
                <w:left w:val="none" w:sz="0" w:space="0" w:color="auto"/>
                <w:bottom w:val="none" w:sz="0" w:space="0" w:color="auto"/>
                <w:right w:val="none" w:sz="0" w:space="0" w:color="auto"/>
              </w:divBdr>
            </w:div>
            <w:div w:id="1073048348">
              <w:marLeft w:val="0"/>
              <w:marRight w:val="0"/>
              <w:marTop w:val="0"/>
              <w:marBottom w:val="0"/>
              <w:divBdr>
                <w:top w:val="none" w:sz="0" w:space="0" w:color="auto"/>
                <w:left w:val="none" w:sz="0" w:space="0" w:color="auto"/>
                <w:bottom w:val="none" w:sz="0" w:space="0" w:color="auto"/>
                <w:right w:val="none" w:sz="0" w:space="0" w:color="auto"/>
              </w:divBdr>
            </w:div>
            <w:div w:id="807473100">
              <w:marLeft w:val="0"/>
              <w:marRight w:val="0"/>
              <w:marTop w:val="0"/>
              <w:marBottom w:val="0"/>
              <w:divBdr>
                <w:top w:val="none" w:sz="0" w:space="0" w:color="auto"/>
                <w:left w:val="none" w:sz="0" w:space="0" w:color="auto"/>
                <w:bottom w:val="none" w:sz="0" w:space="0" w:color="auto"/>
                <w:right w:val="none" w:sz="0" w:space="0" w:color="auto"/>
              </w:divBdr>
            </w:div>
            <w:div w:id="72318505">
              <w:marLeft w:val="0"/>
              <w:marRight w:val="0"/>
              <w:marTop w:val="0"/>
              <w:marBottom w:val="0"/>
              <w:divBdr>
                <w:top w:val="none" w:sz="0" w:space="0" w:color="auto"/>
                <w:left w:val="none" w:sz="0" w:space="0" w:color="auto"/>
                <w:bottom w:val="none" w:sz="0" w:space="0" w:color="auto"/>
                <w:right w:val="none" w:sz="0" w:space="0" w:color="auto"/>
              </w:divBdr>
            </w:div>
            <w:div w:id="412629032">
              <w:marLeft w:val="0"/>
              <w:marRight w:val="0"/>
              <w:marTop w:val="0"/>
              <w:marBottom w:val="0"/>
              <w:divBdr>
                <w:top w:val="none" w:sz="0" w:space="0" w:color="auto"/>
                <w:left w:val="none" w:sz="0" w:space="0" w:color="auto"/>
                <w:bottom w:val="none" w:sz="0" w:space="0" w:color="auto"/>
                <w:right w:val="none" w:sz="0" w:space="0" w:color="auto"/>
              </w:divBdr>
            </w:div>
            <w:div w:id="1739279189">
              <w:marLeft w:val="0"/>
              <w:marRight w:val="0"/>
              <w:marTop w:val="0"/>
              <w:marBottom w:val="0"/>
              <w:divBdr>
                <w:top w:val="none" w:sz="0" w:space="0" w:color="auto"/>
                <w:left w:val="none" w:sz="0" w:space="0" w:color="auto"/>
                <w:bottom w:val="none" w:sz="0" w:space="0" w:color="auto"/>
                <w:right w:val="none" w:sz="0" w:space="0" w:color="auto"/>
              </w:divBdr>
            </w:div>
            <w:div w:id="154414664">
              <w:marLeft w:val="0"/>
              <w:marRight w:val="0"/>
              <w:marTop w:val="0"/>
              <w:marBottom w:val="0"/>
              <w:divBdr>
                <w:top w:val="none" w:sz="0" w:space="0" w:color="auto"/>
                <w:left w:val="none" w:sz="0" w:space="0" w:color="auto"/>
                <w:bottom w:val="none" w:sz="0" w:space="0" w:color="auto"/>
                <w:right w:val="none" w:sz="0" w:space="0" w:color="auto"/>
              </w:divBdr>
            </w:div>
            <w:div w:id="125127756">
              <w:marLeft w:val="0"/>
              <w:marRight w:val="0"/>
              <w:marTop w:val="0"/>
              <w:marBottom w:val="0"/>
              <w:divBdr>
                <w:top w:val="none" w:sz="0" w:space="0" w:color="auto"/>
                <w:left w:val="none" w:sz="0" w:space="0" w:color="auto"/>
                <w:bottom w:val="none" w:sz="0" w:space="0" w:color="auto"/>
                <w:right w:val="none" w:sz="0" w:space="0" w:color="auto"/>
              </w:divBdr>
            </w:div>
            <w:div w:id="789665205">
              <w:marLeft w:val="0"/>
              <w:marRight w:val="0"/>
              <w:marTop w:val="0"/>
              <w:marBottom w:val="0"/>
              <w:divBdr>
                <w:top w:val="none" w:sz="0" w:space="0" w:color="auto"/>
                <w:left w:val="none" w:sz="0" w:space="0" w:color="auto"/>
                <w:bottom w:val="none" w:sz="0" w:space="0" w:color="auto"/>
                <w:right w:val="none" w:sz="0" w:space="0" w:color="auto"/>
              </w:divBdr>
            </w:div>
            <w:div w:id="564293905">
              <w:marLeft w:val="0"/>
              <w:marRight w:val="0"/>
              <w:marTop w:val="0"/>
              <w:marBottom w:val="0"/>
              <w:divBdr>
                <w:top w:val="none" w:sz="0" w:space="0" w:color="auto"/>
                <w:left w:val="none" w:sz="0" w:space="0" w:color="auto"/>
                <w:bottom w:val="none" w:sz="0" w:space="0" w:color="auto"/>
                <w:right w:val="none" w:sz="0" w:space="0" w:color="auto"/>
              </w:divBdr>
            </w:div>
            <w:div w:id="1349596553">
              <w:marLeft w:val="0"/>
              <w:marRight w:val="0"/>
              <w:marTop w:val="0"/>
              <w:marBottom w:val="0"/>
              <w:divBdr>
                <w:top w:val="none" w:sz="0" w:space="0" w:color="auto"/>
                <w:left w:val="none" w:sz="0" w:space="0" w:color="auto"/>
                <w:bottom w:val="none" w:sz="0" w:space="0" w:color="auto"/>
                <w:right w:val="none" w:sz="0" w:space="0" w:color="auto"/>
              </w:divBdr>
            </w:div>
            <w:div w:id="1925259803">
              <w:marLeft w:val="0"/>
              <w:marRight w:val="0"/>
              <w:marTop w:val="0"/>
              <w:marBottom w:val="0"/>
              <w:divBdr>
                <w:top w:val="none" w:sz="0" w:space="0" w:color="auto"/>
                <w:left w:val="none" w:sz="0" w:space="0" w:color="auto"/>
                <w:bottom w:val="none" w:sz="0" w:space="0" w:color="auto"/>
                <w:right w:val="none" w:sz="0" w:space="0" w:color="auto"/>
              </w:divBdr>
            </w:div>
            <w:div w:id="1876038107">
              <w:marLeft w:val="0"/>
              <w:marRight w:val="0"/>
              <w:marTop w:val="0"/>
              <w:marBottom w:val="0"/>
              <w:divBdr>
                <w:top w:val="none" w:sz="0" w:space="0" w:color="auto"/>
                <w:left w:val="none" w:sz="0" w:space="0" w:color="auto"/>
                <w:bottom w:val="none" w:sz="0" w:space="0" w:color="auto"/>
                <w:right w:val="none" w:sz="0" w:space="0" w:color="auto"/>
              </w:divBdr>
            </w:div>
            <w:div w:id="234435778">
              <w:marLeft w:val="0"/>
              <w:marRight w:val="0"/>
              <w:marTop w:val="0"/>
              <w:marBottom w:val="0"/>
              <w:divBdr>
                <w:top w:val="none" w:sz="0" w:space="0" w:color="auto"/>
                <w:left w:val="none" w:sz="0" w:space="0" w:color="auto"/>
                <w:bottom w:val="none" w:sz="0" w:space="0" w:color="auto"/>
                <w:right w:val="none" w:sz="0" w:space="0" w:color="auto"/>
              </w:divBdr>
            </w:div>
            <w:div w:id="50663076">
              <w:marLeft w:val="0"/>
              <w:marRight w:val="0"/>
              <w:marTop w:val="0"/>
              <w:marBottom w:val="0"/>
              <w:divBdr>
                <w:top w:val="none" w:sz="0" w:space="0" w:color="auto"/>
                <w:left w:val="none" w:sz="0" w:space="0" w:color="auto"/>
                <w:bottom w:val="none" w:sz="0" w:space="0" w:color="auto"/>
                <w:right w:val="none" w:sz="0" w:space="0" w:color="auto"/>
              </w:divBdr>
            </w:div>
            <w:div w:id="774835869">
              <w:marLeft w:val="0"/>
              <w:marRight w:val="0"/>
              <w:marTop w:val="0"/>
              <w:marBottom w:val="0"/>
              <w:divBdr>
                <w:top w:val="none" w:sz="0" w:space="0" w:color="auto"/>
                <w:left w:val="none" w:sz="0" w:space="0" w:color="auto"/>
                <w:bottom w:val="none" w:sz="0" w:space="0" w:color="auto"/>
                <w:right w:val="none" w:sz="0" w:space="0" w:color="auto"/>
              </w:divBdr>
            </w:div>
            <w:div w:id="619381414">
              <w:marLeft w:val="0"/>
              <w:marRight w:val="0"/>
              <w:marTop w:val="0"/>
              <w:marBottom w:val="0"/>
              <w:divBdr>
                <w:top w:val="none" w:sz="0" w:space="0" w:color="auto"/>
                <w:left w:val="none" w:sz="0" w:space="0" w:color="auto"/>
                <w:bottom w:val="none" w:sz="0" w:space="0" w:color="auto"/>
                <w:right w:val="none" w:sz="0" w:space="0" w:color="auto"/>
              </w:divBdr>
            </w:div>
            <w:div w:id="365522408">
              <w:marLeft w:val="0"/>
              <w:marRight w:val="0"/>
              <w:marTop w:val="0"/>
              <w:marBottom w:val="0"/>
              <w:divBdr>
                <w:top w:val="none" w:sz="0" w:space="0" w:color="auto"/>
                <w:left w:val="none" w:sz="0" w:space="0" w:color="auto"/>
                <w:bottom w:val="none" w:sz="0" w:space="0" w:color="auto"/>
                <w:right w:val="none" w:sz="0" w:space="0" w:color="auto"/>
              </w:divBdr>
            </w:div>
            <w:div w:id="118841442">
              <w:marLeft w:val="0"/>
              <w:marRight w:val="0"/>
              <w:marTop w:val="0"/>
              <w:marBottom w:val="0"/>
              <w:divBdr>
                <w:top w:val="none" w:sz="0" w:space="0" w:color="auto"/>
                <w:left w:val="none" w:sz="0" w:space="0" w:color="auto"/>
                <w:bottom w:val="none" w:sz="0" w:space="0" w:color="auto"/>
                <w:right w:val="none" w:sz="0" w:space="0" w:color="auto"/>
              </w:divBdr>
            </w:div>
            <w:div w:id="601886529">
              <w:marLeft w:val="0"/>
              <w:marRight w:val="0"/>
              <w:marTop w:val="0"/>
              <w:marBottom w:val="0"/>
              <w:divBdr>
                <w:top w:val="none" w:sz="0" w:space="0" w:color="auto"/>
                <w:left w:val="none" w:sz="0" w:space="0" w:color="auto"/>
                <w:bottom w:val="none" w:sz="0" w:space="0" w:color="auto"/>
                <w:right w:val="none" w:sz="0" w:space="0" w:color="auto"/>
              </w:divBdr>
            </w:div>
            <w:div w:id="1184396209">
              <w:marLeft w:val="0"/>
              <w:marRight w:val="0"/>
              <w:marTop w:val="0"/>
              <w:marBottom w:val="0"/>
              <w:divBdr>
                <w:top w:val="none" w:sz="0" w:space="0" w:color="auto"/>
                <w:left w:val="none" w:sz="0" w:space="0" w:color="auto"/>
                <w:bottom w:val="none" w:sz="0" w:space="0" w:color="auto"/>
                <w:right w:val="none" w:sz="0" w:space="0" w:color="auto"/>
              </w:divBdr>
            </w:div>
            <w:div w:id="76946785">
              <w:marLeft w:val="0"/>
              <w:marRight w:val="0"/>
              <w:marTop w:val="0"/>
              <w:marBottom w:val="0"/>
              <w:divBdr>
                <w:top w:val="none" w:sz="0" w:space="0" w:color="auto"/>
                <w:left w:val="none" w:sz="0" w:space="0" w:color="auto"/>
                <w:bottom w:val="none" w:sz="0" w:space="0" w:color="auto"/>
                <w:right w:val="none" w:sz="0" w:space="0" w:color="auto"/>
              </w:divBdr>
            </w:div>
            <w:div w:id="342712291">
              <w:marLeft w:val="0"/>
              <w:marRight w:val="0"/>
              <w:marTop w:val="0"/>
              <w:marBottom w:val="0"/>
              <w:divBdr>
                <w:top w:val="none" w:sz="0" w:space="0" w:color="auto"/>
                <w:left w:val="none" w:sz="0" w:space="0" w:color="auto"/>
                <w:bottom w:val="none" w:sz="0" w:space="0" w:color="auto"/>
                <w:right w:val="none" w:sz="0" w:space="0" w:color="auto"/>
              </w:divBdr>
            </w:div>
            <w:div w:id="741681725">
              <w:marLeft w:val="0"/>
              <w:marRight w:val="0"/>
              <w:marTop w:val="0"/>
              <w:marBottom w:val="0"/>
              <w:divBdr>
                <w:top w:val="none" w:sz="0" w:space="0" w:color="auto"/>
                <w:left w:val="none" w:sz="0" w:space="0" w:color="auto"/>
                <w:bottom w:val="none" w:sz="0" w:space="0" w:color="auto"/>
                <w:right w:val="none" w:sz="0" w:space="0" w:color="auto"/>
              </w:divBdr>
            </w:div>
            <w:div w:id="191966419">
              <w:marLeft w:val="0"/>
              <w:marRight w:val="0"/>
              <w:marTop w:val="0"/>
              <w:marBottom w:val="0"/>
              <w:divBdr>
                <w:top w:val="none" w:sz="0" w:space="0" w:color="auto"/>
                <w:left w:val="none" w:sz="0" w:space="0" w:color="auto"/>
                <w:bottom w:val="none" w:sz="0" w:space="0" w:color="auto"/>
                <w:right w:val="none" w:sz="0" w:space="0" w:color="auto"/>
              </w:divBdr>
            </w:div>
            <w:div w:id="739406489">
              <w:marLeft w:val="0"/>
              <w:marRight w:val="0"/>
              <w:marTop w:val="0"/>
              <w:marBottom w:val="0"/>
              <w:divBdr>
                <w:top w:val="none" w:sz="0" w:space="0" w:color="auto"/>
                <w:left w:val="none" w:sz="0" w:space="0" w:color="auto"/>
                <w:bottom w:val="none" w:sz="0" w:space="0" w:color="auto"/>
                <w:right w:val="none" w:sz="0" w:space="0" w:color="auto"/>
              </w:divBdr>
            </w:div>
            <w:div w:id="1889294834">
              <w:marLeft w:val="0"/>
              <w:marRight w:val="0"/>
              <w:marTop w:val="0"/>
              <w:marBottom w:val="0"/>
              <w:divBdr>
                <w:top w:val="none" w:sz="0" w:space="0" w:color="auto"/>
                <w:left w:val="none" w:sz="0" w:space="0" w:color="auto"/>
                <w:bottom w:val="none" w:sz="0" w:space="0" w:color="auto"/>
                <w:right w:val="none" w:sz="0" w:space="0" w:color="auto"/>
              </w:divBdr>
            </w:div>
            <w:div w:id="1016229720">
              <w:marLeft w:val="0"/>
              <w:marRight w:val="0"/>
              <w:marTop w:val="0"/>
              <w:marBottom w:val="0"/>
              <w:divBdr>
                <w:top w:val="none" w:sz="0" w:space="0" w:color="auto"/>
                <w:left w:val="none" w:sz="0" w:space="0" w:color="auto"/>
                <w:bottom w:val="none" w:sz="0" w:space="0" w:color="auto"/>
                <w:right w:val="none" w:sz="0" w:space="0" w:color="auto"/>
              </w:divBdr>
            </w:div>
            <w:div w:id="811945897">
              <w:marLeft w:val="0"/>
              <w:marRight w:val="0"/>
              <w:marTop w:val="0"/>
              <w:marBottom w:val="0"/>
              <w:divBdr>
                <w:top w:val="none" w:sz="0" w:space="0" w:color="auto"/>
                <w:left w:val="none" w:sz="0" w:space="0" w:color="auto"/>
                <w:bottom w:val="none" w:sz="0" w:space="0" w:color="auto"/>
                <w:right w:val="none" w:sz="0" w:space="0" w:color="auto"/>
              </w:divBdr>
            </w:div>
            <w:div w:id="403602966">
              <w:marLeft w:val="0"/>
              <w:marRight w:val="0"/>
              <w:marTop w:val="0"/>
              <w:marBottom w:val="0"/>
              <w:divBdr>
                <w:top w:val="none" w:sz="0" w:space="0" w:color="auto"/>
                <w:left w:val="none" w:sz="0" w:space="0" w:color="auto"/>
                <w:bottom w:val="none" w:sz="0" w:space="0" w:color="auto"/>
                <w:right w:val="none" w:sz="0" w:space="0" w:color="auto"/>
              </w:divBdr>
            </w:div>
            <w:div w:id="1381857953">
              <w:marLeft w:val="0"/>
              <w:marRight w:val="0"/>
              <w:marTop w:val="0"/>
              <w:marBottom w:val="0"/>
              <w:divBdr>
                <w:top w:val="none" w:sz="0" w:space="0" w:color="auto"/>
                <w:left w:val="none" w:sz="0" w:space="0" w:color="auto"/>
                <w:bottom w:val="none" w:sz="0" w:space="0" w:color="auto"/>
                <w:right w:val="none" w:sz="0" w:space="0" w:color="auto"/>
              </w:divBdr>
            </w:div>
            <w:div w:id="470944518">
              <w:marLeft w:val="0"/>
              <w:marRight w:val="0"/>
              <w:marTop w:val="0"/>
              <w:marBottom w:val="0"/>
              <w:divBdr>
                <w:top w:val="none" w:sz="0" w:space="0" w:color="auto"/>
                <w:left w:val="none" w:sz="0" w:space="0" w:color="auto"/>
                <w:bottom w:val="none" w:sz="0" w:space="0" w:color="auto"/>
                <w:right w:val="none" w:sz="0" w:space="0" w:color="auto"/>
              </w:divBdr>
            </w:div>
            <w:div w:id="1669668499">
              <w:marLeft w:val="0"/>
              <w:marRight w:val="0"/>
              <w:marTop w:val="0"/>
              <w:marBottom w:val="0"/>
              <w:divBdr>
                <w:top w:val="none" w:sz="0" w:space="0" w:color="auto"/>
                <w:left w:val="none" w:sz="0" w:space="0" w:color="auto"/>
                <w:bottom w:val="none" w:sz="0" w:space="0" w:color="auto"/>
                <w:right w:val="none" w:sz="0" w:space="0" w:color="auto"/>
              </w:divBdr>
            </w:div>
            <w:div w:id="106045381">
              <w:marLeft w:val="0"/>
              <w:marRight w:val="0"/>
              <w:marTop w:val="0"/>
              <w:marBottom w:val="0"/>
              <w:divBdr>
                <w:top w:val="none" w:sz="0" w:space="0" w:color="auto"/>
                <w:left w:val="none" w:sz="0" w:space="0" w:color="auto"/>
                <w:bottom w:val="none" w:sz="0" w:space="0" w:color="auto"/>
                <w:right w:val="none" w:sz="0" w:space="0" w:color="auto"/>
              </w:divBdr>
            </w:div>
            <w:div w:id="1542284390">
              <w:marLeft w:val="0"/>
              <w:marRight w:val="0"/>
              <w:marTop w:val="0"/>
              <w:marBottom w:val="0"/>
              <w:divBdr>
                <w:top w:val="none" w:sz="0" w:space="0" w:color="auto"/>
                <w:left w:val="none" w:sz="0" w:space="0" w:color="auto"/>
                <w:bottom w:val="none" w:sz="0" w:space="0" w:color="auto"/>
                <w:right w:val="none" w:sz="0" w:space="0" w:color="auto"/>
              </w:divBdr>
            </w:div>
            <w:div w:id="1444418544">
              <w:marLeft w:val="0"/>
              <w:marRight w:val="0"/>
              <w:marTop w:val="0"/>
              <w:marBottom w:val="0"/>
              <w:divBdr>
                <w:top w:val="none" w:sz="0" w:space="0" w:color="auto"/>
                <w:left w:val="none" w:sz="0" w:space="0" w:color="auto"/>
                <w:bottom w:val="none" w:sz="0" w:space="0" w:color="auto"/>
                <w:right w:val="none" w:sz="0" w:space="0" w:color="auto"/>
              </w:divBdr>
            </w:div>
            <w:div w:id="1702318114">
              <w:marLeft w:val="0"/>
              <w:marRight w:val="0"/>
              <w:marTop w:val="0"/>
              <w:marBottom w:val="0"/>
              <w:divBdr>
                <w:top w:val="none" w:sz="0" w:space="0" w:color="auto"/>
                <w:left w:val="none" w:sz="0" w:space="0" w:color="auto"/>
                <w:bottom w:val="none" w:sz="0" w:space="0" w:color="auto"/>
                <w:right w:val="none" w:sz="0" w:space="0" w:color="auto"/>
              </w:divBdr>
            </w:div>
            <w:div w:id="1206940452">
              <w:marLeft w:val="0"/>
              <w:marRight w:val="0"/>
              <w:marTop w:val="0"/>
              <w:marBottom w:val="0"/>
              <w:divBdr>
                <w:top w:val="none" w:sz="0" w:space="0" w:color="auto"/>
                <w:left w:val="none" w:sz="0" w:space="0" w:color="auto"/>
                <w:bottom w:val="none" w:sz="0" w:space="0" w:color="auto"/>
                <w:right w:val="none" w:sz="0" w:space="0" w:color="auto"/>
              </w:divBdr>
            </w:div>
            <w:div w:id="1271743066">
              <w:marLeft w:val="0"/>
              <w:marRight w:val="0"/>
              <w:marTop w:val="0"/>
              <w:marBottom w:val="0"/>
              <w:divBdr>
                <w:top w:val="none" w:sz="0" w:space="0" w:color="auto"/>
                <w:left w:val="none" w:sz="0" w:space="0" w:color="auto"/>
                <w:bottom w:val="none" w:sz="0" w:space="0" w:color="auto"/>
                <w:right w:val="none" w:sz="0" w:space="0" w:color="auto"/>
              </w:divBdr>
            </w:div>
            <w:div w:id="488330956">
              <w:marLeft w:val="0"/>
              <w:marRight w:val="0"/>
              <w:marTop w:val="0"/>
              <w:marBottom w:val="0"/>
              <w:divBdr>
                <w:top w:val="none" w:sz="0" w:space="0" w:color="auto"/>
                <w:left w:val="none" w:sz="0" w:space="0" w:color="auto"/>
                <w:bottom w:val="none" w:sz="0" w:space="0" w:color="auto"/>
                <w:right w:val="none" w:sz="0" w:space="0" w:color="auto"/>
              </w:divBdr>
            </w:div>
            <w:div w:id="1985500335">
              <w:marLeft w:val="0"/>
              <w:marRight w:val="0"/>
              <w:marTop w:val="0"/>
              <w:marBottom w:val="0"/>
              <w:divBdr>
                <w:top w:val="none" w:sz="0" w:space="0" w:color="auto"/>
                <w:left w:val="none" w:sz="0" w:space="0" w:color="auto"/>
                <w:bottom w:val="none" w:sz="0" w:space="0" w:color="auto"/>
                <w:right w:val="none" w:sz="0" w:space="0" w:color="auto"/>
              </w:divBdr>
            </w:div>
            <w:div w:id="1807814521">
              <w:marLeft w:val="0"/>
              <w:marRight w:val="0"/>
              <w:marTop w:val="0"/>
              <w:marBottom w:val="0"/>
              <w:divBdr>
                <w:top w:val="none" w:sz="0" w:space="0" w:color="auto"/>
                <w:left w:val="none" w:sz="0" w:space="0" w:color="auto"/>
                <w:bottom w:val="none" w:sz="0" w:space="0" w:color="auto"/>
                <w:right w:val="none" w:sz="0" w:space="0" w:color="auto"/>
              </w:divBdr>
            </w:div>
            <w:div w:id="519242382">
              <w:marLeft w:val="0"/>
              <w:marRight w:val="0"/>
              <w:marTop w:val="0"/>
              <w:marBottom w:val="0"/>
              <w:divBdr>
                <w:top w:val="none" w:sz="0" w:space="0" w:color="auto"/>
                <w:left w:val="none" w:sz="0" w:space="0" w:color="auto"/>
                <w:bottom w:val="none" w:sz="0" w:space="0" w:color="auto"/>
                <w:right w:val="none" w:sz="0" w:space="0" w:color="auto"/>
              </w:divBdr>
            </w:div>
            <w:div w:id="151876457">
              <w:marLeft w:val="0"/>
              <w:marRight w:val="0"/>
              <w:marTop w:val="0"/>
              <w:marBottom w:val="0"/>
              <w:divBdr>
                <w:top w:val="none" w:sz="0" w:space="0" w:color="auto"/>
                <w:left w:val="none" w:sz="0" w:space="0" w:color="auto"/>
                <w:bottom w:val="none" w:sz="0" w:space="0" w:color="auto"/>
                <w:right w:val="none" w:sz="0" w:space="0" w:color="auto"/>
              </w:divBdr>
            </w:div>
            <w:div w:id="850876030">
              <w:marLeft w:val="0"/>
              <w:marRight w:val="0"/>
              <w:marTop w:val="0"/>
              <w:marBottom w:val="0"/>
              <w:divBdr>
                <w:top w:val="none" w:sz="0" w:space="0" w:color="auto"/>
                <w:left w:val="none" w:sz="0" w:space="0" w:color="auto"/>
                <w:bottom w:val="none" w:sz="0" w:space="0" w:color="auto"/>
                <w:right w:val="none" w:sz="0" w:space="0" w:color="auto"/>
              </w:divBdr>
            </w:div>
            <w:div w:id="1348946778">
              <w:marLeft w:val="0"/>
              <w:marRight w:val="0"/>
              <w:marTop w:val="0"/>
              <w:marBottom w:val="0"/>
              <w:divBdr>
                <w:top w:val="none" w:sz="0" w:space="0" w:color="auto"/>
                <w:left w:val="none" w:sz="0" w:space="0" w:color="auto"/>
                <w:bottom w:val="none" w:sz="0" w:space="0" w:color="auto"/>
                <w:right w:val="none" w:sz="0" w:space="0" w:color="auto"/>
              </w:divBdr>
            </w:div>
            <w:div w:id="1223980383">
              <w:marLeft w:val="0"/>
              <w:marRight w:val="0"/>
              <w:marTop w:val="0"/>
              <w:marBottom w:val="0"/>
              <w:divBdr>
                <w:top w:val="none" w:sz="0" w:space="0" w:color="auto"/>
                <w:left w:val="none" w:sz="0" w:space="0" w:color="auto"/>
                <w:bottom w:val="none" w:sz="0" w:space="0" w:color="auto"/>
                <w:right w:val="none" w:sz="0" w:space="0" w:color="auto"/>
              </w:divBdr>
            </w:div>
            <w:div w:id="1461344939">
              <w:marLeft w:val="0"/>
              <w:marRight w:val="0"/>
              <w:marTop w:val="0"/>
              <w:marBottom w:val="0"/>
              <w:divBdr>
                <w:top w:val="none" w:sz="0" w:space="0" w:color="auto"/>
                <w:left w:val="none" w:sz="0" w:space="0" w:color="auto"/>
                <w:bottom w:val="none" w:sz="0" w:space="0" w:color="auto"/>
                <w:right w:val="none" w:sz="0" w:space="0" w:color="auto"/>
              </w:divBdr>
            </w:div>
            <w:div w:id="2100902077">
              <w:marLeft w:val="0"/>
              <w:marRight w:val="0"/>
              <w:marTop w:val="0"/>
              <w:marBottom w:val="0"/>
              <w:divBdr>
                <w:top w:val="none" w:sz="0" w:space="0" w:color="auto"/>
                <w:left w:val="none" w:sz="0" w:space="0" w:color="auto"/>
                <w:bottom w:val="none" w:sz="0" w:space="0" w:color="auto"/>
                <w:right w:val="none" w:sz="0" w:space="0" w:color="auto"/>
              </w:divBdr>
            </w:div>
            <w:div w:id="1320377967">
              <w:marLeft w:val="0"/>
              <w:marRight w:val="0"/>
              <w:marTop w:val="0"/>
              <w:marBottom w:val="0"/>
              <w:divBdr>
                <w:top w:val="none" w:sz="0" w:space="0" w:color="auto"/>
                <w:left w:val="none" w:sz="0" w:space="0" w:color="auto"/>
                <w:bottom w:val="none" w:sz="0" w:space="0" w:color="auto"/>
                <w:right w:val="none" w:sz="0" w:space="0" w:color="auto"/>
              </w:divBdr>
            </w:div>
            <w:div w:id="1771386726">
              <w:marLeft w:val="0"/>
              <w:marRight w:val="0"/>
              <w:marTop w:val="0"/>
              <w:marBottom w:val="0"/>
              <w:divBdr>
                <w:top w:val="none" w:sz="0" w:space="0" w:color="auto"/>
                <w:left w:val="none" w:sz="0" w:space="0" w:color="auto"/>
                <w:bottom w:val="none" w:sz="0" w:space="0" w:color="auto"/>
                <w:right w:val="none" w:sz="0" w:space="0" w:color="auto"/>
              </w:divBdr>
            </w:div>
            <w:div w:id="1867013151">
              <w:marLeft w:val="0"/>
              <w:marRight w:val="0"/>
              <w:marTop w:val="0"/>
              <w:marBottom w:val="0"/>
              <w:divBdr>
                <w:top w:val="none" w:sz="0" w:space="0" w:color="auto"/>
                <w:left w:val="none" w:sz="0" w:space="0" w:color="auto"/>
                <w:bottom w:val="none" w:sz="0" w:space="0" w:color="auto"/>
                <w:right w:val="none" w:sz="0" w:space="0" w:color="auto"/>
              </w:divBdr>
            </w:div>
            <w:div w:id="1001153422">
              <w:marLeft w:val="0"/>
              <w:marRight w:val="0"/>
              <w:marTop w:val="0"/>
              <w:marBottom w:val="0"/>
              <w:divBdr>
                <w:top w:val="none" w:sz="0" w:space="0" w:color="auto"/>
                <w:left w:val="none" w:sz="0" w:space="0" w:color="auto"/>
                <w:bottom w:val="none" w:sz="0" w:space="0" w:color="auto"/>
                <w:right w:val="none" w:sz="0" w:space="0" w:color="auto"/>
              </w:divBdr>
            </w:div>
            <w:div w:id="1917938648">
              <w:marLeft w:val="0"/>
              <w:marRight w:val="0"/>
              <w:marTop w:val="0"/>
              <w:marBottom w:val="0"/>
              <w:divBdr>
                <w:top w:val="none" w:sz="0" w:space="0" w:color="auto"/>
                <w:left w:val="none" w:sz="0" w:space="0" w:color="auto"/>
                <w:bottom w:val="none" w:sz="0" w:space="0" w:color="auto"/>
                <w:right w:val="none" w:sz="0" w:space="0" w:color="auto"/>
              </w:divBdr>
            </w:div>
            <w:div w:id="1480921052">
              <w:marLeft w:val="0"/>
              <w:marRight w:val="0"/>
              <w:marTop w:val="0"/>
              <w:marBottom w:val="0"/>
              <w:divBdr>
                <w:top w:val="none" w:sz="0" w:space="0" w:color="auto"/>
                <w:left w:val="none" w:sz="0" w:space="0" w:color="auto"/>
                <w:bottom w:val="none" w:sz="0" w:space="0" w:color="auto"/>
                <w:right w:val="none" w:sz="0" w:space="0" w:color="auto"/>
              </w:divBdr>
            </w:div>
            <w:div w:id="1847866420">
              <w:marLeft w:val="0"/>
              <w:marRight w:val="0"/>
              <w:marTop w:val="0"/>
              <w:marBottom w:val="0"/>
              <w:divBdr>
                <w:top w:val="none" w:sz="0" w:space="0" w:color="auto"/>
                <w:left w:val="none" w:sz="0" w:space="0" w:color="auto"/>
                <w:bottom w:val="none" w:sz="0" w:space="0" w:color="auto"/>
                <w:right w:val="none" w:sz="0" w:space="0" w:color="auto"/>
              </w:divBdr>
            </w:div>
            <w:div w:id="1396581793">
              <w:marLeft w:val="0"/>
              <w:marRight w:val="0"/>
              <w:marTop w:val="0"/>
              <w:marBottom w:val="0"/>
              <w:divBdr>
                <w:top w:val="none" w:sz="0" w:space="0" w:color="auto"/>
                <w:left w:val="none" w:sz="0" w:space="0" w:color="auto"/>
                <w:bottom w:val="none" w:sz="0" w:space="0" w:color="auto"/>
                <w:right w:val="none" w:sz="0" w:space="0" w:color="auto"/>
              </w:divBdr>
            </w:div>
            <w:div w:id="516046009">
              <w:marLeft w:val="0"/>
              <w:marRight w:val="0"/>
              <w:marTop w:val="0"/>
              <w:marBottom w:val="0"/>
              <w:divBdr>
                <w:top w:val="none" w:sz="0" w:space="0" w:color="auto"/>
                <w:left w:val="none" w:sz="0" w:space="0" w:color="auto"/>
                <w:bottom w:val="none" w:sz="0" w:space="0" w:color="auto"/>
                <w:right w:val="none" w:sz="0" w:space="0" w:color="auto"/>
              </w:divBdr>
            </w:div>
            <w:div w:id="265112467">
              <w:marLeft w:val="0"/>
              <w:marRight w:val="0"/>
              <w:marTop w:val="0"/>
              <w:marBottom w:val="0"/>
              <w:divBdr>
                <w:top w:val="none" w:sz="0" w:space="0" w:color="auto"/>
                <w:left w:val="none" w:sz="0" w:space="0" w:color="auto"/>
                <w:bottom w:val="none" w:sz="0" w:space="0" w:color="auto"/>
                <w:right w:val="none" w:sz="0" w:space="0" w:color="auto"/>
              </w:divBdr>
            </w:div>
            <w:div w:id="1798332111">
              <w:marLeft w:val="0"/>
              <w:marRight w:val="0"/>
              <w:marTop w:val="0"/>
              <w:marBottom w:val="0"/>
              <w:divBdr>
                <w:top w:val="none" w:sz="0" w:space="0" w:color="auto"/>
                <w:left w:val="none" w:sz="0" w:space="0" w:color="auto"/>
                <w:bottom w:val="none" w:sz="0" w:space="0" w:color="auto"/>
                <w:right w:val="none" w:sz="0" w:space="0" w:color="auto"/>
              </w:divBdr>
            </w:div>
            <w:div w:id="1258097008">
              <w:marLeft w:val="0"/>
              <w:marRight w:val="0"/>
              <w:marTop w:val="0"/>
              <w:marBottom w:val="0"/>
              <w:divBdr>
                <w:top w:val="none" w:sz="0" w:space="0" w:color="auto"/>
                <w:left w:val="none" w:sz="0" w:space="0" w:color="auto"/>
                <w:bottom w:val="none" w:sz="0" w:space="0" w:color="auto"/>
                <w:right w:val="none" w:sz="0" w:space="0" w:color="auto"/>
              </w:divBdr>
            </w:div>
            <w:div w:id="638002327">
              <w:marLeft w:val="0"/>
              <w:marRight w:val="0"/>
              <w:marTop w:val="0"/>
              <w:marBottom w:val="0"/>
              <w:divBdr>
                <w:top w:val="none" w:sz="0" w:space="0" w:color="auto"/>
                <w:left w:val="none" w:sz="0" w:space="0" w:color="auto"/>
                <w:bottom w:val="none" w:sz="0" w:space="0" w:color="auto"/>
                <w:right w:val="none" w:sz="0" w:space="0" w:color="auto"/>
              </w:divBdr>
            </w:div>
            <w:div w:id="1076242820">
              <w:marLeft w:val="0"/>
              <w:marRight w:val="0"/>
              <w:marTop w:val="0"/>
              <w:marBottom w:val="0"/>
              <w:divBdr>
                <w:top w:val="none" w:sz="0" w:space="0" w:color="auto"/>
                <w:left w:val="none" w:sz="0" w:space="0" w:color="auto"/>
                <w:bottom w:val="none" w:sz="0" w:space="0" w:color="auto"/>
                <w:right w:val="none" w:sz="0" w:space="0" w:color="auto"/>
              </w:divBdr>
            </w:div>
            <w:div w:id="1200624265">
              <w:marLeft w:val="0"/>
              <w:marRight w:val="0"/>
              <w:marTop w:val="0"/>
              <w:marBottom w:val="0"/>
              <w:divBdr>
                <w:top w:val="none" w:sz="0" w:space="0" w:color="auto"/>
                <w:left w:val="none" w:sz="0" w:space="0" w:color="auto"/>
                <w:bottom w:val="none" w:sz="0" w:space="0" w:color="auto"/>
                <w:right w:val="none" w:sz="0" w:space="0" w:color="auto"/>
              </w:divBdr>
            </w:div>
            <w:div w:id="309751638">
              <w:marLeft w:val="0"/>
              <w:marRight w:val="0"/>
              <w:marTop w:val="0"/>
              <w:marBottom w:val="0"/>
              <w:divBdr>
                <w:top w:val="none" w:sz="0" w:space="0" w:color="auto"/>
                <w:left w:val="none" w:sz="0" w:space="0" w:color="auto"/>
                <w:bottom w:val="none" w:sz="0" w:space="0" w:color="auto"/>
                <w:right w:val="none" w:sz="0" w:space="0" w:color="auto"/>
              </w:divBdr>
            </w:div>
            <w:div w:id="1296717647">
              <w:marLeft w:val="0"/>
              <w:marRight w:val="0"/>
              <w:marTop w:val="0"/>
              <w:marBottom w:val="0"/>
              <w:divBdr>
                <w:top w:val="none" w:sz="0" w:space="0" w:color="auto"/>
                <w:left w:val="none" w:sz="0" w:space="0" w:color="auto"/>
                <w:bottom w:val="none" w:sz="0" w:space="0" w:color="auto"/>
                <w:right w:val="none" w:sz="0" w:space="0" w:color="auto"/>
              </w:divBdr>
            </w:div>
            <w:div w:id="221529771">
              <w:marLeft w:val="0"/>
              <w:marRight w:val="0"/>
              <w:marTop w:val="0"/>
              <w:marBottom w:val="0"/>
              <w:divBdr>
                <w:top w:val="none" w:sz="0" w:space="0" w:color="auto"/>
                <w:left w:val="none" w:sz="0" w:space="0" w:color="auto"/>
                <w:bottom w:val="none" w:sz="0" w:space="0" w:color="auto"/>
                <w:right w:val="none" w:sz="0" w:space="0" w:color="auto"/>
              </w:divBdr>
            </w:div>
            <w:div w:id="681127431">
              <w:marLeft w:val="0"/>
              <w:marRight w:val="0"/>
              <w:marTop w:val="0"/>
              <w:marBottom w:val="0"/>
              <w:divBdr>
                <w:top w:val="none" w:sz="0" w:space="0" w:color="auto"/>
                <w:left w:val="none" w:sz="0" w:space="0" w:color="auto"/>
                <w:bottom w:val="none" w:sz="0" w:space="0" w:color="auto"/>
                <w:right w:val="none" w:sz="0" w:space="0" w:color="auto"/>
              </w:divBdr>
            </w:div>
            <w:div w:id="1658149489">
              <w:marLeft w:val="0"/>
              <w:marRight w:val="0"/>
              <w:marTop w:val="0"/>
              <w:marBottom w:val="0"/>
              <w:divBdr>
                <w:top w:val="none" w:sz="0" w:space="0" w:color="auto"/>
                <w:left w:val="none" w:sz="0" w:space="0" w:color="auto"/>
                <w:bottom w:val="none" w:sz="0" w:space="0" w:color="auto"/>
                <w:right w:val="none" w:sz="0" w:space="0" w:color="auto"/>
              </w:divBdr>
            </w:div>
            <w:div w:id="1213038381">
              <w:marLeft w:val="0"/>
              <w:marRight w:val="0"/>
              <w:marTop w:val="0"/>
              <w:marBottom w:val="0"/>
              <w:divBdr>
                <w:top w:val="none" w:sz="0" w:space="0" w:color="auto"/>
                <w:left w:val="none" w:sz="0" w:space="0" w:color="auto"/>
                <w:bottom w:val="none" w:sz="0" w:space="0" w:color="auto"/>
                <w:right w:val="none" w:sz="0" w:space="0" w:color="auto"/>
              </w:divBdr>
            </w:div>
            <w:div w:id="388773990">
              <w:marLeft w:val="0"/>
              <w:marRight w:val="0"/>
              <w:marTop w:val="0"/>
              <w:marBottom w:val="0"/>
              <w:divBdr>
                <w:top w:val="none" w:sz="0" w:space="0" w:color="auto"/>
                <w:left w:val="none" w:sz="0" w:space="0" w:color="auto"/>
                <w:bottom w:val="none" w:sz="0" w:space="0" w:color="auto"/>
                <w:right w:val="none" w:sz="0" w:space="0" w:color="auto"/>
              </w:divBdr>
            </w:div>
            <w:div w:id="1079205512">
              <w:marLeft w:val="0"/>
              <w:marRight w:val="0"/>
              <w:marTop w:val="0"/>
              <w:marBottom w:val="0"/>
              <w:divBdr>
                <w:top w:val="none" w:sz="0" w:space="0" w:color="auto"/>
                <w:left w:val="none" w:sz="0" w:space="0" w:color="auto"/>
                <w:bottom w:val="none" w:sz="0" w:space="0" w:color="auto"/>
                <w:right w:val="none" w:sz="0" w:space="0" w:color="auto"/>
              </w:divBdr>
            </w:div>
            <w:div w:id="445083200">
              <w:marLeft w:val="0"/>
              <w:marRight w:val="0"/>
              <w:marTop w:val="0"/>
              <w:marBottom w:val="0"/>
              <w:divBdr>
                <w:top w:val="none" w:sz="0" w:space="0" w:color="auto"/>
                <w:left w:val="none" w:sz="0" w:space="0" w:color="auto"/>
                <w:bottom w:val="none" w:sz="0" w:space="0" w:color="auto"/>
                <w:right w:val="none" w:sz="0" w:space="0" w:color="auto"/>
              </w:divBdr>
            </w:div>
            <w:div w:id="1024674123">
              <w:marLeft w:val="0"/>
              <w:marRight w:val="0"/>
              <w:marTop w:val="0"/>
              <w:marBottom w:val="0"/>
              <w:divBdr>
                <w:top w:val="none" w:sz="0" w:space="0" w:color="auto"/>
                <w:left w:val="none" w:sz="0" w:space="0" w:color="auto"/>
                <w:bottom w:val="none" w:sz="0" w:space="0" w:color="auto"/>
                <w:right w:val="none" w:sz="0" w:space="0" w:color="auto"/>
              </w:divBdr>
            </w:div>
            <w:div w:id="1822891258">
              <w:marLeft w:val="0"/>
              <w:marRight w:val="0"/>
              <w:marTop w:val="0"/>
              <w:marBottom w:val="0"/>
              <w:divBdr>
                <w:top w:val="none" w:sz="0" w:space="0" w:color="auto"/>
                <w:left w:val="none" w:sz="0" w:space="0" w:color="auto"/>
                <w:bottom w:val="none" w:sz="0" w:space="0" w:color="auto"/>
                <w:right w:val="none" w:sz="0" w:space="0" w:color="auto"/>
              </w:divBdr>
            </w:div>
            <w:div w:id="1040743854">
              <w:marLeft w:val="0"/>
              <w:marRight w:val="0"/>
              <w:marTop w:val="0"/>
              <w:marBottom w:val="0"/>
              <w:divBdr>
                <w:top w:val="none" w:sz="0" w:space="0" w:color="auto"/>
                <w:left w:val="none" w:sz="0" w:space="0" w:color="auto"/>
                <w:bottom w:val="none" w:sz="0" w:space="0" w:color="auto"/>
                <w:right w:val="none" w:sz="0" w:space="0" w:color="auto"/>
              </w:divBdr>
            </w:div>
            <w:div w:id="853501278">
              <w:marLeft w:val="0"/>
              <w:marRight w:val="0"/>
              <w:marTop w:val="0"/>
              <w:marBottom w:val="0"/>
              <w:divBdr>
                <w:top w:val="none" w:sz="0" w:space="0" w:color="auto"/>
                <w:left w:val="none" w:sz="0" w:space="0" w:color="auto"/>
                <w:bottom w:val="none" w:sz="0" w:space="0" w:color="auto"/>
                <w:right w:val="none" w:sz="0" w:space="0" w:color="auto"/>
              </w:divBdr>
            </w:div>
            <w:div w:id="1892032077">
              <w:marLeft w:val="0"/>
              <w:marRight w:val="0"/>
              <w:marTop w:val="0"/>
              <w:marBottom w:val="0"/>
              <w:divBdr>
                <w:top w:val="none" w:sz="0" w:space="0" w:color="auto"/>
                <w:left w:val="none" w:sz="0" w:space="0" w:color="auto"/>
                <w:bottom w:val="none" w:sz="0" w:space="0" w:color="auto"/>
                <w:right w:val="none" w:sz="0" w:space="0" w:color="auto"/>
              </w:divBdr>
            </w:div>
            <w:div w:id="43531719">
              <w:marLeft w:val="0"/>
              <w:marRight w:val="0"/>
              <w:marTop w:val="0"/>
              <w:marBottom w:val="0"/>
              <w:divBdr>
                <w:top w:val="none" w:sz="0" w:space="0" w:color="auto"/>
                <w:left w:val="none" w:sz="0" w:space="0" w:color="auto"/>
                <w:bottom w:val="none" w:sz="0" w:space="0" w:color="auto"/>
                <w:right w:val="none" w:sz="0" w:space="0" w:color="auto"/>
              </w:divBdr>
            </w:div>
            <w:div w:id="409084329">
              <w:marLeft w:val="0"/>
              <w:marRight w:val="0"/>
              <w:marTop w:val="0"/>
              <w:marBottom w:val="0"/>
              <w:divBdr>
                <w:top w:val="none" w:sz="0" w:space="0" w:color="auto"/>
                <w:left w:val="none" w:sz="0" w:space="0" w:color="auto"/>
                <w:bottom w:val="none" w:sz="0" w:space="0" w:color="auto"/>
                <w:right w:val="none" w:sz="0" w:space="0" w:color="auto"/>
              </w:divBdr>
            </w:div>
            <w:div w:id="1376659093">
              <w:marLeft w:val="0"/>
              <w:marRight w:val="0"/>
              <w:marTop w:val="0"/>
              <w:marBottom w:val="0"/>
              <w:divBdr>
                <w:top w:val="none" w:sz="0" w:space="0" w:color="auto"/>
                <w:left w:val="none" w:sz="0" w:space="0" w:color="auto"/>
                <w:bottom w:val="none" w:sz="0" w:space="0" w:color="auto"/>
                <w:right w:val="none" w:sz="0" w:space="0" w:color="auto"/>
              </w:divBdr>
            </w:div>
            <w:div w:id="793258344">
              <w:marLeft w:val="0"/>
              <w:marRight w:val="0"/>
              <w:marTop w:val="0"/>
              <w:marBottom w:val="0"/>
              <w:divBdr>
                <w:top w:val="none" w:sz="0" w:space="0" w:color="auto"/>
                <w:left w:val="none" w:sz="0" w:space="0" w:color="auto"/>
                <w:bottom w:val="none" w:sz="0" w:space="0" w:color="auto"/>
                <w:right w:val="none" w:sz="0" w:space="0" w:color="auto"/>
              </w:divBdr>
            </w:div>
            <w:div w:id="440757706">
              <w:marLeft w:val="0"/>
              <w:marRight w:val="0"/>
              <w:marTop w:val="0"/>
              <w:marBottom w:val="0"/>
              <w:divBdr>
                <w:top w:val="none" w:sz="0" w:space="0" w:color="auto"/>
                <w:left w:val="none" w:sz="0" w:space="0" w:color="auto"/>
                <w:bottom w:val="none" w:sz="0" w:space="0" w:color="auto"/>
                <w:right w:val="none" w:sz="0" w:space="0" w:color="auto"/>
              </w:divBdr>
            </w:div>
            <w:div w:id="418798531">
              <w:marLeft w:val="0"/>
              <w:marRight w:val="0"/>
              <w:marTop w:val="0"/>
              <w:marBottom w:val="0"/>
              <w:divBdr>
                <w:top w:val="none" w:sz="0" w:space="0" w:color="auto"/>
                <w:left w:val="none" w:sz="0" w:space="0" w:color="auto"/>
                <w:bottom w:val="none" w:sz="0" w:space="0" w:color="auto"/>
                <w:right w:val="none" w:sz="0" w:space="0" w:color="auto"/>
              </w:divBdr>
            </w:div>
            <w:div w:id="1839346658">
              <w:marLeft w:val="0"/>
              <w:marRight w:val="0"/>
              <w:marTop w:val="0"/>
              <w:marBottom w:val="0"/>
              <w:divBdr>
                <w:top w:val="none" w:sz="0" w:space="0" w:color="auto"/>
                <w:left w:val="none" w:sz="0" w:space="0" w:color="auto"/>
                <w:bottom w:val="none" w:sz="0" w:space="0" w:color="auto"/>
                <w:right w:val="none" w:sz="0" w:space="0" w:color="auto"/>
              </w:divBdr>
            </w:div>
            <w:div w:id="122970336">
              <w:marLeft w:val="0"/>
              <w:marRight w:val="0"/>
              <w:marTop w:val="0"/>
              <w:marBottom w:val="0"/>
              <w:divBdr>
                <w:top w:val="none" w:sz="0" w:space="0" w:color="auto"/>
                <w:left w:val="none" w:sz="0" w:space="0" w:color="auto"/>
                <w:bottom w:val="none" w:sz="0" w:space="0" w:color="auto"/>
                <w:right w:val="none" w:sz="0" w:space="0" w:color="auto"/>
              </w:divBdr>
            </w:div>
            <w:div w:id="579095322">
              <w:marLeft w:val="0"/>
              <w:marRight w:val="0"/>
              <w:marTop w:val="0"/>
              <w:marBottom w:val="0"/>
              <w:divBdr>
                <w:top w:val="none" w:sz="0" w:space="0" w:color="auto"/>
                <w:left w:val="none" w:sz="0" w:space="0" w:color="auto"/>
                <w:bottom w:val="none" w:sz="0" w:space="0" w:color="auto"/>
                <w:right w:val="none" w:sz="0" w:space="0" w:color="auto"/>
              </w:divBdr>
            </w:div>
            <w:div w:id="1370957424">
              <w:marLeft w:val="0"/>
              <w:marRight w:val="0"/>
              <w:marTop w:val="0"/>
              <w:marBottom w:val="0"/>
              <w:divBdr>
                <w:top w:val="none" w:sz="0" w:space="0" w:color="auto"/>
                <w:left w:val="none" w:sz="0" w:space="0" w:color="auto"/>
                <w:bottom w:val="none" w:sz="0" w:space="0" w:color="auto"/>
                <w:right w:val="none" w:sz="0" w:space="0" w:color="auto"/>
              </w:divBdr>
            </w:div>
            <w:div w:id="882979921">
              <w:marLeft w:val="0"/>
              <w:marRight w:val="0"/>
              <w:marTop w:val="0"/>
              <w:marBottom w:val="0"/>
              <w:divBdr>
                <w:top w:val="none" w:sz="0" w:space="0" w:color="auto"/>
                <w:left w:val="none" w:sz="0" w:space="0" w:color="auto"/>
                <w:bottom w:val="none" w:sz="0" w:space="0" w:color="auto"/>
                <w:right w:val="none" w:sz="0" w:space="0" w:color="auto"/>
              </w:divBdr>
            </w:div>
            <w:div w:id="540820273">
              <w:marLeft w:val="0"/>
              <w:marRight w:val="0"/>
              <w:marTop w:val="0"/>
              <w:marBottom w:val="0"/>
              <w:divBdr>
                <w:top w:val="none" w:sz="0" w:space="0" w:color="auto"/>
                <w:left w:val="none" w:sz="0" w:space="0" w:color="auto"/>
                <w:bottom w:val="none" w:sz="0" w:space="0" w:color="auto"/>
                <w:right w:val="none" w:sz="0" w:space="0" w:color="auto"/>
              </w:divBdr>
            </w:div>
            <w:div w:id="1315448662">
              <w:marLeft w:val="0"/>
              <w:marRight w:val="0"/>
              <w:marTop w:val="0"/>
              <w:marBottom w:val="0"/>
              <w:divBdr>
                <w:top w:val="none" w:sz="0" w:space="0" w:color="auto"/>
                <w:left w:val="none" w:sz="0" w:space="0" w:color="auto"/>
                <w:bottom w:val="none" w:sz="0" w:space="0" w:color="auto"/>
                <w:right w:val="none" w:sz="0" w:space="0" w:color="auto"/>
              </w:divBdr>
            </w:div>
            <w:div w:id="461076845">
              <w:marLeft w:val="0"/>
              <w:marRight w:val="0"/>
              <w:marTop w:val="0"/>
              <w:marBottom w:val="0"/>
              <w:divBdr>
                <w:top w:val="none" w:sz="0" w:space="0" w:color="auto"/>
                <w:left w:val="none" w:sz="0" w:space="0" w:color="auto"/>
                <w:bottom w:val="none" w:sz="0" w:space="0" w:color="auto"/>
                <w:right w:val="none" w:sz="0" w:space="0" w:color="auto"/>
              </w:divBdr>
            </w:div>
            <w:div w:id="1712725952">
              <w:marLeft w:val="0"/>
              <w:marRight w:val="0"/>
              <w:marTop w:val="0"/>
              <w:marBottom w:val="0"/>
              <w:divBdr>
                <w:top w:val="none" w:sz="0" w:space="0" w:color="auto"/>
                <w:left w:val="none" w:sz="0" w:space="0" w:color="auto"/>
                <w:bottom w:val="none" w:sz="0" w:space="0" w:color="auto"/>
                <w:right w:val="none" w:sz="0" w:space="0" w:color="auto"/>
              </w:divBdr>
            </w:div>
            <w:div w:id="523592441">
              <w:marLeft w:val="0"/>
              <w:marRight w:val="0"/>
              <w:marTop w:val="0"/>
              <w:marBottom w:val="0"/>
              <w:divBdr>
                <w:top w:val="none" w:sz="0" w:space="0" w:color="auto"/>
                <w:left w:val="none" w:sz="0" w:space="0" w:color="auto"/>
                <w:bottom w:val="none" w:sz="0" w:space="0" w:color="auto"/>
                <w:right w:val="none" w:sz="0" w:space="0" w:color="auto"/>
              </w:divBdr>
            </w:div>
            <w:div w:id="171844828">
              <w:marLeft w:val="0"/>
              <w:marRight w:val="0"/>
              <w:marTop w:val="0"/>
              <w:marBottom w:val="0"/>
              <w:divBdr>
                <w:top w:val="none" w:sz="0" w:space="0" w:color="auto"/>
                <w:left w:val="none" w:sz="0" w:space="0" w:color="auto"/>
                <w:bottom w:val="none" w:sz="0" w:space="0" w:color="auto"/>
                <w:right w:val="none" w:sz="0" w:space="0" w:color="auto"/>
              </w:divBdr>
            </w:div>
            <w:div w:id="501970829">
              <w:marLeft w:val="0"/>
              <w:marRight w:val="0"/>
              <w:marTop w:val="0"/>
              <w:marBottom w:val="0"/>
              <w:divBdr>
                <w:top w:val="none" w:sz="0" w:space="0" w:color="auto"/>
                <w:left w:val="none" w:sz="0" w:space="0" w:color="auto"/>
                <w:bottom w:val="none" w:sz="0" w:space="0" w:color="auto"/>
                <w:right w:val="none" w:sz="0" w:space="0" w:color="auto"/>
              </w:divBdr>
            </w:div>
            <w:div w:id="65612830">
              <w:marLeft w:val="0"/>
              <w:marRight w:val="0"/>
              <w:marTop w:val="0"/>
              <w:marBottom w:val="0"/>
              <w:divBdr>
                <w:top w:val="none" w:sz="0" w:space="0" w:color="auto"/>
                <w:left w:val="none" w:sz="0" w:space="0" w:color="auto"/>
                <w:bottom w:val="none" w:sz="0" w:space="0" w:color="auto"/>
                <w:right w:val="none" w:sz="0" w:space="0" w:color="auto"/>
              </w:divBdr>
            </w:div>
            <w:div w:id="496387693">
              <w:marLeft w:val="0"/>
              <w:marRight w:val="0"/>
              <w:marTop w:val="0"/>
              <w:marBottom w:val="0"/>
              <w:divBdr>
                <w:top w:val="none" w:sz="0" w:space="0" w:color="auto"/>
                <w:left w:val="none" w:sz="0" w:space="0" w:color="auto"/>
                <w:bottom w:val="none" w:sz="0" w:space="0" w:color="auto"/>
                <w:right w:val="none" w:sz="0" w:space="0" w:color="auto"/>
              </w:divBdr>
            </w:div>
            <w:div w:id="1666788121">
              <w:marLeft w:val="0"/>
              <w:marRight w:val="0"/>
              <w:marTop w:val="0"/>
              <w:marBottom w:val="0"/>
              <w:divBdr>
                <w:top w:val="none" w:sz="0" w:space="0" w:color="auto"/>
                <w:left w:val="none" w:sz="0" w:space="0" w:color="auto"/>
                <w:bottom w:val="none" w:sz="0" w:space="0" w:color="auto"/>
                <w:right w:val="none" w:sz="0" w:space="0" w:color="auto"/>
              </w:divBdr>
            </w:div>
            <w:div w:id="1783767188">
              <w:marLeft w:val="0"/>
              <w:marRight w:val="0"/>
              <w:marTop w:val="0"/>
              <w:marBottom w:val="0"/>
              <w:divBdr>
                <w:top w:val="none" w:sz="0" w:space="0" w:color="auto"/>
                <w:left w:val="none" w:sz="0" w:space="0" w:color="auto"/>
                <w:bottom w:val="none" w:sz="0" w:space="0" w:color="auto"/>
                <w:right w:val="none" w:sz="0" w:space="0" w:color="auto"/>
              </w:divBdr>
            </w:div>
            <w:div w:id="1832065765">
              <w:marLeft w:val="0"/>
              <w:marRight w:val="0"/>
              <w:marTop w:val="0"/>
              <w:marBottom w:val="0"/>
              <w:divBdr>
                <w:top w:val="none" w:sz="0" w:space="0" w:color="auto"/>
                <w:left w:val="none" w:sz="0" w:space="0" w:color="auto"/>
                <w:bottom w:val="none" w:sz="0" w:space="0" w:color="auto"/>
                <w:right w:val="none" w:sz="0" w:space="0" w:color="auto"/>
              </w:divBdr>
            </w:div>
            <w:div w:id="1540823973">
              <w:marLeft w:val="0"/>
              <w:marRight w:val="0"/>
              <w:marTop w:val="0"/>
              <w:marBottom w:val="0"/>
              <w:divBdr>
                <w:top w:val="none" w:sz="0" w:space="0" w:color="auto"/>
                <w:left w:val="none" w:sz="0" w:space="0" w:color="auto"/>
                <w:bottom w:val="none" w:sz="0" w:space="0" w:color="auto"/>
                <w:right w:val="none" w:sz="0" w:space="0" w:color="auto"/>
              </w:divBdr>
            </w:div>
            <w:div w:id="612522471">
              <w:marLeft w:val="0"/>
              <w:marRight w:val="0"/>
              <w:marTop w:val="0"/>
              <w:marBottom w:val="0"/>
              <w:divBdr>
                <w:top w:val="none" w:sz="0" w:space="0" w:color="auto"/>
                <w:left w:val="none" w:sz="0" w:space="0" w:color="auto"/>
                <w:bottom w:val="none" w:sz="0" w:space="0" w:color="auto"/>
                <w:right w:val="none" w:sz="0" w:space="0" w:color="auto"/>
              </w:divBdr>
            </w:div>
            <w:div w:id="162817708">
              <w:marLeft w:val="0"/>
              <w:marRight w:val="0"/>
              <w:marTop w:val="0"/>
              <w:marBottom w:val="0"/>
              <w:divBdr>
                <w:top w:val="none" w:sz="0" w:space="0" w:color="auto"/>
                <w:left w:val="none" w:sz="0" w:space="0" w:color="auto"/>
                <w:bottom w:val="none" w:sz="0" w:space="0" w:color="auto"/>
                <w:right w:val="none" w:sz="0" w:space="0" w:color="auto"/>
              </w:divBdr>
            </w:div>
            <w:div w:id="1745376372">
              <w:marLeft w:val="0"/>
              <w:marRight w:val="0"/>
              <w:marTop w:val="0"/>
              <w:marBottom w:val="0"/>
              <w:divBdr>
                <w:top w:val="none" w:sz="0" w:space="0" w:color="auto"/>
                <w:left w:val="none" w:sz="0" w:space="0" w:color="auto"/>
                <w:bottom w:val="none" w:sz="0" w:space="0" w:color="auto"/>
                <w:right w:val="none" w:sz="0" w:space="0" w:color="auto"/>
              </w:divBdr>
            </w:div>
            <w:div w:id="141044388">
              <w:marLeft w:val="0"/>
              <w:marRight w:val="0"/>
              <w:marTop w:val="0"/>
              <w:marBottom w:val="0"/>
              <w:divBdr>
                <w:top w:val="none" w:sz="0" w:space="0" w:color="auto"/>
                <w:left w:val="none" w:sz="0" w:space="0" w:color="auto"/>
                <w:bottom w:val="none" w:sz="0" w:space="0" w:color="auto"/>
                <w:right w:val="none" w:sz="0" w:space="0" w:color="auto"/>
              </w:divBdr>
            </w:div>
            <w:div w:id="1502351328">
              <w:marLeft w:val="0"/>
              <w:marRight w:val="0"/>
              <w:marTop w:val="0"/>
              <w:marBottom w:val="0"/>
              <w:divBdr>
                <w:top w:val="none" w:sz="0" w:space="0" w:color="auto"/>
                <w:left w:val="none" w:sz="0" w:space="0" w:color="auto"/>
                <w:bottom w:val="none" w:sz="0" w:space="0" w:color="auto"/>
                <w:right w:val="none" w:sz="0" w:space="0" w:color="auto"/>
              </w:divBdr>
            </w:div>
            <w:div w:id="595485256">
              <w:marLeft w:val="0"/>
              <w:marRight w:val="0"/>
              <w:marTop w:val="0"/>
              <w:marBottom w:val="0"/>
              <w:divBdr>
                <w:top w:val="none" w:sz="0" w:space="0" w:color="auto"/>
                <w:left w:val="none" w:sz="0" w:space="0" w:color="auto"/>
                <w:bottom w:val="none" w:sz="0" w:space="0" w:color="auto"/>
                <w:right w:val="none" w:sz="0" w:space="0" w:color="auto"/>
              </w:divBdr>
            </w:div>
            <w:div w:id="476801354">
              <w:marLeft w:val="0"/>
              <w:marRight w:val="0"/>
              <w:marTop w:val="0"/>
              <w:marBottom w:val="0"/>
              <w:divBdr>
                <w:top w:val="none" w:sz="0" w:space="0" w:color="auto"/>
                <w:left w:val="none" w:sz="0" w:space="0" w:color="auto"/>
                <w:bottom w:val="none" w:sz="0" w:space="0" w:color="auto"/>
                <w:right w:val="none" w:sz="0" w:space="0" w:color="auto"/>
              </w:divBdr>
            </w:div>
            <w:div w:id="1605572267">
              <w:marLeft w:val="0"/>
              <w:marRight w:val="0"/>
              <w:marTop w:val="0"/>
              <w:marBottom w:val="0"/>
              <w:divBdr>
                <w:top w:val="none" w:sz="0" w:space="0" w:color="auto"/>
                <w:left w:val="none" w:sz="0" w:space="0" w:color="auto"/>
                <w:bottom w:val="none" w:sz="0" w:space="0" w:color="auto"/>
                <w:right w:val="none" w:sz="0" w:space="0" w:color="auto"/>
              </w:divBdr>
            </w:div>
            <w:div w:id="501089297">
              <w:marLeft w:val="0"/>
              <w:marRight w:val="0"/>
              <w:marTop w:val="0"/>
              <w:marBottom w:val="0"/>
              <w:divBdr>
                <w:top w:val="none" w:sz="0" w:space="0" w:color="auto"/>
                <w:left w:val="none" w:sz="0" w:space="0" w:color="auto"/>
                <w:bottom w:val="none" w:sz="0" w:space="0" w:color="auto"/>
                <w:right w:val="none" w:sz="0" w:space="0" w:color="auto"/>
              </w:divBdr>
            </w:div>
            <w:div w:id="31344748">
              <w:marLeft w:val="0"/>
              <w:marRight w:val="0"/>
              <w:marTop w:val="0"/>
              <w:marBottom w:val="0"/>
              <w:divBdr>
                <w:top w:val="none" w:sz="0" w:space="0" w:color="auto"/>
                <w:left w:val="none" w:sz="0" w:space="0" w:color="auto"/>
                <w:bottom w:val="none" w:sz="0" w:space="0" w:color="auto"/>
                <w:right w:val="none" w:sz="0" w:space="0" w:color="auto"/>
              </w:divBdr>
            </w:div>
            <w:div w:id="2076313270">
              <w:marLeft w:val="0"/>
              <w:marRight w:val="0"/>
              <w:marTop w:val="0"/>
              <w:marBottom w:val="0"/>
              <w:divBdr>
                <w:top w:val="none" w:sz="0" w:space="0" w:color="auto"/>
                <w:left w:val="none" w:sz="0" w:space="0" w:color="auto"/>
                <w:bottom w:val="none" w:sz="0" w:space="0" w:color="auto"/>
                <w:right w:val="none" w:sz="0" w:space="0" w:color="auto"/>
              </w:divBdr>
            </w:div>
            <w:div w:id="264923387">
              <w:marLeft w:val="0"/>
              <w:marRight w:val="0"/>
              <w:marTop w:val="0"/>
              <w:marBottom w:val="0"/>
              <w:divBdr>
                <w:top w:val="none" w:sz="0" w:space="0" w:color="auto"/>
                <w:left w:val="none" w:sz="0" w:space="0" w:color="auto"/>
                <w:bottom w:val="none" w:sz="0" w:space="0" w:color="auto"/>
                <w:right w:val="none" w:sz="0" w:space="0" w:color="auto"/>
              </w:divBdr>
            </w:div>
            <w:div w:id="460926818">
              <w:marLeft w:val="0"/>
              <w:marRight w:val="0"/>
              <w:marTop w:val="0"/>
              <w:marBottom w:val="0"/>
              <w:divBdr>
                <w:top w:val="none" w:sz="0" w:space="0" w:color="auto"/>
                <w:left w:val="none" w:sz="0" w:space="0" w:color="auto"/>
                <w:bottom w:val="none" w:sz="0" w:space="0" w:color="auto"/>
                <w:right w:val="none" w:sz="0" w:space="0" w:color="auto"/>
              </w:divBdr>
            </w:div>
            <w:div w:id="1510677200">
              <w:marLeft w:val="0"/>
              <w:marRight w:val="0"/>
              <w:marTop w:val="0"/>
              <w:marBottom w:val="0"/>
              <w:divBdr>
                <w:top w:val="none" w:sz="0" w:space="0" w:color="auto"/>
                <w:left w:val="none" w:sz="0" w:space="0" w:color="auto"/>
                <w:bottom w:val="none" w:sz="0" w:space="0" w:color="auto"/>
                <w:right w:val="none" w:sz="0" w:space="0" w:color="auto"/>
              </w:divBdr>
            </w:div>
            <w:div w:id="720329909">
              <w:marLeft w:val="0"/>
              <w:marRight w:val="0"/>
              <w:marTop w:val="0"/>
              <w:marBottom w:val="0"/>
              <w:divBdr>
                <w:top w:val="none" w:sz="0" w:space="0" w:color="auto"/>
                <w:left w:val="none" w:sz="0" w:space="0" w:color="auto"/>
                <w:bottom w:val="none" w:sz="0" w:space="0" w:color="auto"/>
                <w:right w:val="none" w:sz="0" w:space="0" w:color="auto"/>
              </w:divBdr>
            </w:div>
            <w:div w:id="1095977038">
              <w:marLeft w:val="0"/>
              <w:marRight w:val="0"/>
              <w:marTop w:val="0"/>
              <w:marBottom w:val="0"/>
              <w:divBdr>
                <w:top w:val="none" w:sz="0" w:space="0" w:color="auto"/>
                <w:left w:val="none" w:sz="0" w:space="0" w:color="auto"/>
                <w:bottom w:val="none" w:sz="0" w:space="0" w:color="auto"/>
                <w:right w:val="none" w:sz="0" w:space="0" w:color="auto"/>
              </w:divBdr>
            </w:div>
            <w:div w:id="1862669726">
              <w:marLeft w:val="0"/>
              <w:marRight w:val="0"/>
              <w:marTop w:val="0"/>
              <w:marBottom w:val="0"/>
              <w:divBdr>
                <w:top w:val="none" w:sz="0" w:space="0" w:color="auto"/>
                <w:left w:val="none" w:sz="0" w:space="0" w:color="auto"/>
                <w:bottom w:val="none" w:sz="0" w:space="0" w:color="auto"/>
                <w:right w:val="none" w:sz="0" w:space="0" w:color="auto"/>
              </w:divBdr>
            </w:div>
            <w:div w:id="1677612058">
              <w:marLeft w:val="0"/>
              <w:marRight w:val="0"/>
              <w:marTop w:val="0"/>
              <w:marBottom w:val="0"/>
              <w:divBdr>
                <w:top w:val="none" w:sz="0" w:space="0" w:color="auto"/>
                <w:left w:val="none" w:sz="0" w:space="0" w:color="auto"/>
                <w:bottom w:val="none" w:sz="0" w:space="0" w:color="auto"/>
                <w:right w:val="none" w:sz="0" w:space="0" w:color="auto"/>
              </w:divBdr>
            </w:div>
            <w:div w:id="454298225">
              <w:marLeft w:val="0"/>
              <w:marRight w:val="0"/>
              <w:marTop w:val="0"/>
              <w:marBottom w:val="0"/>
              <w:divBdr>
                <w:top w:val="none" w:sz="0" w:space="0" w:color="auto"/>
                <w:left w:val="none" w:sz="0" w:space="0" w:color="auto"/>
                <w:bottom w:val="none" w:sz="0" w:space="0" w:color="auto"/>
                <w:right w:val="none" w:sz="0" w:space="0" w:color="auto"/>
              </w:divBdr>
            </w:div>
            <w:div w:id="671448810">
              <w:marLeft w:val="0"/>
              <w:marRight w:val="0"/>
              <w:marTop w:val="0"/>
              <w:marBottom w:val="0"/>
              <w:divBdr>
                <w:top w:val="none" w:sz="0" w:space="0" w:color="auto"/>
                <w:left w:val="none" w:sz="0" w:space="0" w:color="auto"/>
                <w:bottom w:val="none" w:sz="0" w:space="0" w:color="auto"/>
                <w:right w:val="none" w:sz="0" w:space="0" w:color="auto"/>
              </w:divBdr>
            </w:div>
            <w:div w:id="98256208">
              <w:marLeft w:val="0"/>
              <w:marRight w:val="0"/>
              <w:marTop w:val="0"/>
              <w:marBottom w:val="0"/>
              <w:divBdr>
                <w:top w:val="none" w:sz="0" w:space="0" w:color="auto"/>
                <w:left w:val="none" w:sz="0" w:space="0" w:color="auto"/>
                <w:bottom w:val="none" w:sz="0" w:space="0" w:color="auto"/>
                <w:right w:val="none" w:sz="0" w:space="0" w:color="auto"/>
              </w:divBdr>
            </w:div>
            <w:div w:id="800683700">
              <w:marLeft w:val="0"/>
              <w:marRight w:val="0"/>
              <w:marTop w:val="0"/>
              <w:marBottom w:val="0"/>
              <w:divBdr>
                <w:top w:val="none" w:sz="0" w:space="0" w:color="auto"/>
                <w:left w:val="none" w:sz="0" w:space="0" w:color="auto"/>
                <w:bottom w:val="none" w:sz="0" w:space="0" w:color="auto"/>
                <w:right w:val="none" w:sz="0" w:space="0" w:color="auto"/>
              </w:divBdr>
            </w:div>
            <w:div w:id="357395151">
              <w:marLeft w:val="0"/>
              <w:marRight w:val="0"/>
              <w:marTop w:val="0"/>
              <w:marBottom w:val="0"/>
              <w:divBdr>
                <w:top w:val="none" w:sz="0" w:space="0" w:color="auto"/>
                <w:left w:val="none" w:sz="0" w:space="0" w:color="auto"/>
                <w:bottom w:val="none" w:sz="0" w:space="0" w:color="auto"/>
                <w:right w:val="none" w:sz="0" w:space="0" w:color="auto"/>
              </w:divBdr>
            </w:div>
            <w:div w:id="768500235">
              <w:marLeft w:val="0"/>
              <w:marRight w:val="0"/>
              <w:marTop w:val="0"/>
              <w:marBottom w:val="0"/>
              <w:divBdr>
                <w:top w:val="none" w:sz="0" w:space="0" w:color="auto"/>
                <w:left w:val="none" w:sz="0" w:space="0" w:color="auto"/>
                <w:bottom w:val="none" w:sz="0" w:space="0" w:color="auto"/>
                <w:right w:val="none" w:sz="0" w:space="0" w:color="auto"/>
              </w:divBdr>
            </w:div>
            <w:div w:id="1567643801">
              <w:marLeft w:val="0"/>
              <w:marRight w:val="0"/>
              <w:marTop w:val="0"/>
              <w:marBottom w:val="0"/>
              <w:divBdr>
                <w:top w:val="none" w:sz="0" w:space="0" w:color="auto"/>
                <w:left w:val="none" w:sz="0" w:space="0" w:color="auto"/>
                <w:bottom w:val="none" w:sz="0" w:space="0" w:color="auto"/>
                <w:right w:val="none" w:sz="0" w:space="0" w:color="auto"/>
              </w:divBdr>
            </w:div>
            <w:div w:id="303702418">
              <w:marLeft w:val="0"/>
              <w:marRight w:val="0"/>
              <w:marTop w:val="0"/>
              <w:marBottom w:val="0"/>
              <w:divBdr>
                <w:top w:val="none" w:sz="0" w:space="0" w:color="auto"/>
                <w:left w:val="none" w:sz="0" w:space="0" w:color="auto"/>
                <w:bottom w:val="none" w:sz="0" w:space="0" w:color="auto"/>
                <w:right w:val="none" w:sz="0" w:space="0" w:color="auto"/>
              </w:divBdr>
            </w:div>
            <w:div w:id="1901941148">
              <w:marLeft w:val="0"/>
              <w:marRight w:val="0"/>
              <w:marTop w:val="0"/>
              <w:marBottom w:val="0"/>
              <w:divBdr>
                <w:top w:val="none" w:sz="0" w:space="0" w:color="auto"/>
                <w:left w:val="none" w:sz="0" w:space="0" w:color="auto"/>
                <w:bottom w:val="none" w:sz="0" w:space="0" w:color="auto"/>
                <w:right w:val="none" w:sz="0" w:space="0" w:color="auto"/>
              </w:divBdr>
            </w:div>
            <w:div w:id="1536387680">
              <w:marLeft w:val="0"/>
              <w:marRight w:val="0"/>
              <w:marTop w:val="0"/>
              <w:marBottom w:val="0"/>
              <w:divBdr>
                <w:top w:val="none" w:sz="0" w:space="0" w:color="auto"/>
                <w:left w:val="none" w:sz="0" w:space="0" w:color="auto"/>
                <w:bottom w:val="none" w:sz="0" w:space="0" w:color="auto"/>
                <w:right w:val="none" w:sz="0" w:space="0" w:color="auto"/>
              </w:divBdr>
            </w:div>
            <w:div w:id="160392">
              <w:marLeft w:val="0"/>
              <w:marRight w:val="0"/>
              <w:marTop w:val="0"/>
              <w:marBottom w:val="0"/>
              <w:divBdr>
                <w:top w:val="none" w:sz="0" w:space="0" w:color="auto"/>
                <w:left w:val="none" w:sz="0" w:space="0" w:color="auto"/>
                <w:bottom w:val="none" w:sz="0" w:space="0" w:color="auto"/>
                <w:right w:val="none" w:sz="0" w:space="0" w:color="auto"/>
              </w:divBdr>
            </w:div>
            <w:div w:id="139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1102">
      <w:bodyDiv w:val="1"/>
      <w:marLeft w:val="0"/>
      <w:marRight w:val="0"/>
      <w:marTop w:val="0"/>
      <w:marBottom w:val="0"/>
      <w:divBdr>
        <w:top w:val="none" w:sz="0" w:space="0" w:color="auto"/>
        <w:left w:val="none" w:sz="0" w:space="0" w:color="auto"/>
        <w:bottom w:val="none" w:sz="0" w:space="0" w:color="auto"/>
        <w:right w:val="none" w:sz="0" w:space="0" w:color="auto"/>
      </w:divBdr>
      <w:divsChild>
        <w:div w:id="1365715001">
          <w:marLeft w:val="0"/>
          <w:marRight w:val="0"/>
          <w:marTop w:val="0"/>
          <w:marBottom w:val="0"/>
          <w:divBdr>
            <w:top w:val="none" w:sz="0" w:space="0" w:color="auto"/>
            <w:left w:val="none" w:sz="0" w:space="0" w:color="auto"/>
            <w:bottom w:val="none" w:sz="0" w:space="0" w:color="auto"/>
            <w:right w:val="none" w:sz="0" w:space="0" w:color="auto"/>
          </w:divBdr>
          <w:divsChild>
            <w:div w:id="1110390754">
              <w:marLeft w:val="0"/>
              <w:marRight w:val="0"/>
              <w:marTop w:val="0"/>
              <w:marBottom w:val="0"/>
              <w:divBdr>
                <w:top w:val="none" w:sz="0" w:space="0" w:color="auto"/>
                <w:left w:val="none" w:sz="0" w:space="0" w:color="auto"/>
                <w:bottom w:val="none" w:sz="0" w:space="0" w:color="auto"/>
                <w:right w:val="none" w:sz="0" w:space="0" w:color="auto"/>
              </w:divBdr>
            </w:div>
            <w:div w:id="1296255207">
              <w:marLeft w:val="0"/>
              <w:marRight w:val="0"/>
              <w:marTop w:val="0"/>
              <w:marBottom w:val="0"/>
              <w:divBdr>
                <w:top w:val="none" w:sz="0" w:space="0" w:color="auto"/>
                <w:left w:val="none" w:sz="0" w:space="0" w:color="auto"/>
                <w:bottom w:val="none" w:sz="0" w:space="0" w:color="auto"/>
                <w:right w:val="none" w:sz="0" w:space="0" w:color="auto"/>
              </w:divBdr>
            </w:div>
            <w:div w:id="183094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1241">
      <w:bodyDiv w:val="1"/>
      <w:marLeft w:val="0"/>
      <w:marRight w:val="0"/>
      <w:marTop w:val="0"/>
      <w:marBottom w:val="0"/>
      <w:divBdr>
        <w:top w:val="none" w:sz="0" w:space="0" w:color="auto"/>
        <w:left w:val="none" w:sz="0" w:space="0" w:color="auto"/>
        <w:bottom w:val="none" w:sz="0" w:space="0" w:color="auto"/>
        <w:right w:val="none" w:sz="0" w:space="0" w:color="auto"/>
      </w:divBdr>
      <w:divsChild>
        <w:div w:id="808286768">
          <w:marLeft w:val="0"/>
          <w:marRight w:val="0"/>
          <w:marTop w:val="0"/>
          <w:marBottom w:val="0"/>
          <w:divBdr>
            <w:top w:val="none" w:sz="0" w:space="0" w:color="auto"/>
            <w:left w:val="none" w:sz="0" w:space="0" w:color="auto"/>
            <w:bottom w:val="none" w:sz="0" w:space="0" w:color="auto"/>
            <w:right w:val="none" w:sz="0" w:space="0" w:color="auto"/>
          </w:divBdr>
          <w:divsChild>
            <w:div w:id="1159809248">
              <w:marLeft w:val="0"/>
              <w:marRight w:val="0"/>
              <w:marTop w:val="0"/>
              <w:marBottom w:val="0"/>
              <w:divBdr>
                <w:top w:val="none" w:sz="0" w:space="0" w:color="auto"/>
                <w:left w:val="none" w:sz="0" w:space="0" w:color="auto"/>
                <w:bottom w:val="none" w:sz="0" w:space="0" w:color="auto"/>
                <w:right w:val="none" w:sz="0" w:space="0" w:color="auto"/>
              </w:divBdr>
            </w:div>
            <w:div w:id="1322392868">
              <w:marLeft w:val="0"/>
              <w:marRight w:val="0"/>
              <w:marTop w:val="0"/>
              <w:marBottom w:val="0"/>
              <w:divBdr>
                <w:top w:val="none" w:sz="0" w:space="0" w:color="auto"/>
                <w:left w:val="none" w:sz="0" w:space="0" w:color="auto"/>
                <w:bottom w:val="none" w:sz="0" w:space="0" w:color="auto"/>
                <w:right w:val="none" w:sz="0" w:space="0" w:color="auto"/>
              </w:divBdr>
            </w:div>
            <w:div w:id="19534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58">
      <w:bodyDiv w:val="1"/>
      <w:marLeft w:val="0"/>
      <w:marRight w:val="0"/>
      <w:marTop w:val="0"/>
      <w:marBottom w:val="0"/>
      <w:divBdr>
        <w:top w:val="none" w:sz="0" w:space="0" w:color="auto"/>
        <w:left w:val="none" w:sz="0" w:space="0" w:color="auto"/>
        <w:bottom w:val="none" w:sz="0" w:space="0" w:color="auto"/>
        <w:right w:val="none" w:sz="0" w:space="0" w:color="auto"/>
      </w:divBdr>
      <w:divsChild>
        <w:div w:id="985596743">
          <w:marLeft w:val="0"/>
          <w:marRight w:val="0"/>
          <w:marTop w:val="0"/>
          <w:marBottom w:val="0"/>
          <w:divBdr>
            <w:top w:val="none" w:sz="0" w:space="0" w:color="auto"/>
            <w:left w:val="none" w:sz="0" w:space="0" w:color="auto"/>
            <w:bottom w:val="none" w:sz="0" w:space="0" w:color="auto"/>
            <w:right w:val="none" w:sz="0" w:space="0" w:color="auto"/>
          </w:divBdr>
          <w:divsChild>
            <w:div w:id="5141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88496">
      <w:bodyDiv w:val="1"/>
      <w:marLeft w:val="0"/>
      <w:marRight w:val="0"/>
      <w:marTop w:val="0"/>
      <w:marBottom w:val="0"/>
      <w:divBdr>
        <w:top w:val="none" w:sz="0" w:space="0" w:color="auto"/>
        <w:left w:val="none" w:sz="0" w:space="0" w:color="auto"/>
        <w:bottom w:val="none" w:sz="0" w:space="0" w:color="auto"/>
        <w:right w:val="none" w:sz="0" w:space="0" w:color="auto"/>
      </w:divBdr>
      <w:divsChild>
        <w:div w:id="1998530371">
          <w:marLeft w:val="0"/>
          <w:marRight w:val="0"/>
          <w:marTop w:val="0"/>
          <w:marBottom w:val="0"/>
          <w:divBdr>
            <w:top w:val="none" w:sz="0" w:space="0" w:color="auto"/>
            <w:left w:val="none" w:sz="0" w:space="0" w:color="auto"/>
            <w:bottom w:val="none" w:sz="0" w:space="0" w:color="auto"/>
            <w:right w:val="none" w:sz="0" w:space="0" w:color="auto"/>
          </w:divBdr>
          <w:divsChild>
            <w:div w:id="12922557">
              <w:marLeft w:val="0"/>
              <w:marRight w:val="0"/>
              <w:marTop w:val="0"/>
              <w:marBottom w:val="0"/>
              <w:divBdr>
                <w:top w:val="none" w:sz="0" w:space="0" w:color="auto"/>
                <w:left w:val="none" w:sz="0" w:space="0" w:color="auto"/>
                <w:bottom w:val="none" w:sz="0" w:space="0" w:color="auto"/>
                <w:right w:val="none" w:sz="0" w:space="0" w:color="auto"/>
              </w:divBdr>
            </w:div>
            <w:div w:id="13069964">
              <w:marLeft w:val="0"/>
              <w:marRight w:val="0"/>
              <w:marTop w:val="0"/>
              <w:marBottom w:val="0"/>
              <w:divBdr>
                <w:top w:val="none" w:sz="0" w:space="0" w:color="auto"/>
                <w:left w:val="none" w:sz="0" w:space="0" w:color="auto"/>
                <w:bottom w:val="none" w:sz="0" w:space="0" w:color="auto"/>
                <w:right w:val="none" w:sz="0" w:space="0" w:color="auto"/>
              </w:divBdr>
            </w:div>
            <w:div w:id="23023019">
              <w:marLeft w:val="0"/>
              <w:marRight w:val="0"/>
              <w:marTop w:val="0"/>
              <w:marBottom w:val="0"/>
              <w:divBdr>
                <w:top w:val="none" w:sz="0" w:space="0" w:color="auto"/>
                <w:left w:val="none" w:sz="0" w:space="0" w:color="auto"/>
                <w:bottom w:val="none" w:sz="0" w:space="0" w:color="auto"/>
                <w:right w:val="none" w:sz="0" w:space="0" w:color="auto"/>
              </w:divBdr>
            </w:div>
            <w:div w:id="28186733">
              <w:marLeft w:val="0"/>
              <w:marRight w:val="0"/>
              <w:marTop w:val="0"/>
              <w:marBottom w:val="0"/>
              <w:divBdr>
                <w:top w:val="none" w:sz="0" w:space="0" w:color="auto"/>
                <w:left w:val="none" w:sz="0" w:space="0" w:color="auto"/>
                <w:bottom w:val="none" w:sz="0" w:space="0" w:color="auto"/>
                <w:right w:val="none" w:sz="0" w:space="0" w:color="auto"/>
              </w:divBdr>
            </w:div>
            <w:div w:id="47415256">
              <w:marLeft w:val="0"/>
              <w:marRight w:val="0"/>
              <w:marTop w:val="0"/>
              <w:marBottom w:val="0"/>
              <w:divBdr>
                <w:top w:val="none" w:sz="0" w:space="0" w:color="auto"/>
                <w:left w:val="none" w:sz="0" w:space="0" w:color="auto"/>
                <w:bottom w:val="none" w:sz="0" w:space="0" w:color="auto"/>
                <w:right w:val="none" w:sz="0" w:space="0" w:color="auto"/>
              </w:divBdr>
            </w:div>
            <w:div w:id="56511993">
              <w:marLeft w:val="0"/>
              <w:marRight w:val="0"/>
              <w:marTop w:val="0"/>
              <w:marBottom w:val="0"/>
              <w:divBdr>
                <w:top w:val="none" w:sz="0" w:space="0" w:color="auto"/>
                <w:left w:val="none" w:sz="0" w:space="0" w:color="auto"/>
                <w:bottom w:val="none" w:sz="0" w:space="0" w:color="auto"/>
                <w:right w:val="none" w:sz="0" w:space="0" w:color="auto"/>
              </w:divBdr>
            </w:div>
            <w:div w:id="61220992">
              <w:marLeft w:val="0"/>
              <w:marRight w:val="0"/>
              <w:marTop w:val="0"/>
              <w:marBottom w:val="0"/>
              <w:divBdr>
                <w:top w:val="none" w:sz="0" w:space="0" w:color="auto"/>
                <w:left w:val="none" w:sz="0" w:space="0" w:color="auto"/>
                <w:bottom w:val="none" w:sz="0" w:space="0" w:color="auto"/>
                <w:right w:val="none" w:sz="0" w:space="0" w:color="auto"/>
              </w:divBdr>
            </w:div>
            <w:div w:id="68234019">
              <w:marLeft w:val="0"/>
              <w:marRight w:val="0"/>
              <w:marTop w:val="0"/>
              <w:marBottom w:val="0"/>
              <w:divBdr>
                <w:top w:val="none" w:sz="0" w:space="0" w:color="auto"/>
                <w:left w:val="none" w:sz="0" w:space="0" w:color="auto"/>
                <w:bottom w:val="none" w:sz="0" w:space="0" w:color="auto"/>
                <w:right w:val="none" w:sz="0" w:space="0" w:color="auto"/>
              </w:divBdr>
            </w:div>
            <w:div w:id="73628650">
              <w:marLeft w:val="0"/>
              <w:marRight w:val="0"/>
              <w:marTop w:val="0"/>
              <w:marBottom w:val="0"/>
              <w:divBdr>
                <w:top w:val="none" w:sz="0" w:space="0" w:color="auto"/>
                <w:left w:val="none" w:sz="0" w:space="0" w:color="auto"/>
                <w:bottom w:val="none" w:sz="0" w:space="0" w:color="auto"/>
                <w:right w:val="none" w:sz="0" w:space="0" w:color="auto"/>
              </w:divBdr>
            </w:div>
            <w:div w:id="77098861">
              <w:marLeft w:val="0"/>
              <w:marRight w:val="0"/>
              <w:marTop w:val="0"/>
              <w:marBottom w:val="0"/>
              <w:divBdr>
                <w:top w:val="none" w:sz="0" w:space="0" w:color="auto"/>
                <w:left w:val="none" w:sz="0" w:space="0" w:color="auto"/>
                <w:bottom w:val="none" w:sz="0" w:space="0" w:color="auto"/>
                <w:right w:val="none" w:sz="0" w:space="0" w:color="auto"/>
              </w:divBdr>
            </w:div>
            <w:div w:id="80952681">
              <w:marLeft w:val="0"/>
              <w:marRight w:val="0"/>
              <w:marTop w:val="0"/>
              <w:marBottom w:val="0"/>
              <w:divBdr>
                <w:top w:val="none" w:sz="0" w:space="0" w:color="auto"/>
                <w:left w:val="none" w:sz="0" w:space="0" w:color="auto"/>
                <w:bottom w:val="none" w:sz="0" w:space="0" w:color="auto"/>
                <w:right w:val="none" w:sz="0" w:space="0" w:color="auto"/>
              </w:divBdr>
            </w:div>
            <w:div w:id="98567000">
              <w:marLeft w:val="0"/>
              <w:marRight w:val="0"/>
              <w:marTop w:val="0"/>
              <w:marBottom w:val="0"/>
              <w:divBdr>
                <w:top w:val="none" w:sz="0" w:space="0" w:color="auto"/>
                <w:left w:val="none" w:sz="0" w:space="0" w:color="auto"/>
                <w:bottom w:val="none" w:sz="0" w:space="0" w:color="auto"/>
                <w:right w:val="none" w:sz="0" w:space="0" w:color="auto"/>
              </w:divBdr>
            </w:div>
            <w:div w:id="105203671">
              <w:marLeft w:val="0"/>
              <w:marRight w:val="0"/>
              <w:marTop w:val="0"/>
              <w:marBottom w:val="0"/>
              <w:divBdr>
                <w:top w:val="none" w:sz="0" w:space="0" w:color="auto"/>
                <w:left w:val="none" w:sz="0" w:space="0" w:color="auto"/>
                <w:bottom w:val="none" w:sz="0" w:space="0" w:color="auto"/>
                <w:right w:val="none" w:sz="0" w:space="0" w:color="auto"/>
              </w:divBdr>
            </w:div>
            <w:div w:id="113522113">
              <w:marLeft w:val="0"/>
              <w:marRight w:val="0"/>
              <w:marTop w:val="0"/>
              <w:marBottom w:val="0"/>
              <w:divBdr>
                <w:top w:val="none" w:sz="0" w:space="0" w:color="auto"/>
                <w:left w:val="none" w:sz="0" w:space="0" w:color="auto"/>
                <w:bottom w:val="none" w:sz="0" w:space="0" w:color="auto"/>
                <w:right w:val="none" w:sz="0" w:space="0" w:color="auto"/>
              </w:divBdr>
            </w:div>
            <w:div w:id="115369872">
              <w:marLeft w:val="0"/>
              <w:marRight w:val="0"/>
              <w:marTop w:val="0"/>
              <w:marBottom w:val="0"/>
              <w:divBdr>
                <w:top w:val="none" w:sz="0" w:space="0" w:color="auto"/>
                <w:left w:val="none" w:sz="0" w:space="0" w:color="auto"/>
                <w:bottom w:val="none" w:sz="0" w:space="0" w:color="auto"/>
                <w:right w:val="none" w:sz="0" w:space="0" w:color="auto"/>
              </w:divBdr>
            </w:div>
            <w:div w:id="119735553">
              <w:marLeft w:val="0"/>
              <w:marRight w:val="0"/>
              <w:marTop w:val="0"/>
              <w:marBottom w:val="0"/>
              <w:divBdr>
                <w:top w:val="none" w:sz="0" w:space="0" w:color="auto"/>
                <w:left w:val="none" w:sz="0" w:space="0" w:color="auto"/>
                <w:bottom w:val="none" w:sz="0" w:space="0" w:color="auto"/>
                <w:right w:val="none" w:sz="0" w:space="0" w:color="auto"/>
              </w:divBdr>
            </w:div>
            <w:div w:id="126747687">
              <w:marLeft w:val="0"/>
              <w:marRight w:val="0"/>
              <w:marTop w:val="0"/>
              <w:marBottom w:val="0"/>
              <w:divBdr>
                <w:top w:val="none" w:sz="0" w:space="0" w:color="auto"/>
                <w:left w:val="none" w:sz="0" w:space="0" w:color="auto"/>
                <w:bottom w:val="none" w:sz="0" w:space="0" w:color="auto"/>
                <w:right w:val="none" w:sz="0" w:space="0" w:color="auto"/>
              </w:divBdr>
            </w:div>
            <w:div w:id="135996207">
              <w:marLeft w:val="0"/>
              <w:marRight w:val="0"/>
              <w:marTop w:val="0"/>
              <w:marBottom w:val="0"/>
              <w:divBdr>
                <w:top w:val="none" w:sz="0" w:space="0" w:color="auto"/>
                <w:left w:val="none" w:sz="0" w:space="0" w:color="auto"/>
                <w:bottom w:val="none" w:sz="0" w:space="0" w:color="auto"/>
                <w:right w:val="none" w:sz="0" w:space="0" w:color="auto"/>
              </w:divBdr>
            </w:div>
            <w:div w:id="143740563">
              <w:marLeft w:val="0"/>
              <w:marRight w:val="0"/>
              <w:marTop w:val="0"/>
              <w:marBottom w:val="0"/>
              <w:divBdr>
                <w:top w:val="none" w:sz="0" w:space="0" w:color="auto"/>
                <w:left w:val="none" w:sz="0" w:space="0" w:color="auto"/>
                <w:bottom w:val="none" w:sz="0" w:space="0" w:color="auto"/>
                <w:right w:val="none" w:sz="0" w:space="0" w:color="auto"/>
              </w:divBdr>
            </w:div>
            <w:div w:id="150609888">
              <w:marLeft w:val="0"/>
              <w:marRight w:val="0"/>
              <w:marTop w:val="0"/>
              <w:marBottom w:val="0"/>
              <w:divBdr>
                <w:top w:val="none" w:sz="0" w:space="0" w:color="auto"/>
                <w:left w:val="none" w:sz="0" w:space="0" w:color="auto"/>
                <w:bottom w:val="none" w:sz="0" w:space="0" w:color="auto"/>
                <w:right w:val="none" w:sz="0" w:space="0" w:color="auto"/>
              </w:divBdr>
            </w:div>
            <w:div w:id="150873107">
              <w:marLeft w:val="0"/>
              <w:marRight w:val="0"/>
              <w:marTop w:val="0"/>
              <w:marBottom w:val="0"/>
              <w:divBdr>
                <w:top w:val="none" w:sz="0" w:space="0" w:color="auto"/>
                <w:left w:val="none" w:sz="0" w:space="0" w:color="auto"/>
                <w:bottom w:val="none" w:sz="0" w:space="0" w:color="auto"/>
                <w:right w:val="none" w:sz="0" w:space="0" w:color="auto"/>
              </w:divBdr>
            </w:div>
            <w:div w:id="187762793">
              <w:marLeft w:val="0"/>
              <w:marRight w:val="0"/>
              <w:marTop w:val="0"/>
              <w:marBottom w:val="0"/>
              <w:divBdr>
                <w:top w:val="none" w:sz="0" w:space="0" w:color="auto"/>
                <w:left w:val="none" w:sz="0" w:space="0" w:color="auto"/>
                <w:bottom w:val="none" w:sz="0" w:space="0" w:color="auto"/>
                <w:right w:val="none" w:sz="0" w:space="0" w:color="auto"/>
              </w:divBdr>
            </w:div>
            <w:div w:id="210961300">
              <w:marLeft w:val="0"/>
              <w:marRight w:val="0"/>
              <w:marTop w:val="0"/>
              <w:marBottom w:val="0"/>
              <w:divBdr>
                <w:top w:val="none" w:sz="0" w:space="0" w:color="auto"/>
                <w:left w:val="none" w:sz="0" w:space="0" w:color="auto"/>
                <w:bottom w:val="none" w:sz="0" w:space="0" w:color="auto"/>
                <w:right w:val="none" w:sz="0" w:space="0" w:color="auto"/>
              </w:divBdr>
            </w:div>
            <w:div w:id="223029684">
              <w:marLeft w:val="0"/>
              <w:marRight w:val="0"/>
              <w:marTop w:val="0"/>
              <w:marBottom w:val="0"/>
              <w:divBdr>
                <w:top w:val="none" w:sz="0" w:space="0" w:color="auto"/>
                <w:left w:val="none" w:sz="0" w:space="0" w:color="auto"/>
                <w:bottom w:val="none" w:sz="0" w:space="0" w:color="auto"/>
                <w:right w:val="none" w:sz="0" w:space="0" w:color="auto"/>
              </w:divBdr>
            </w:div>
            <w:div w:id="233517273">
              <w:marLeft w:val="0"/>
              <w:marRight w:val="0"/>
              <w:marTop w:val="0"/>
              <w:marBottom w:val="0"/>
              <w:divBdr>
                <w:top w:val="none" w:sz="0" w:space="0" w:color="auto"/>
                <w:left w:val="none" w:sz="0" w:space="0" w:color="auto"/>
                <w:bottom w:val="none" w:sz="0" w:space="0" w:color="auto"/>
                <w:right w:val="none" w:sz="0" w:space="0" w:color="auto"/>
              </w:divBdr>
            </w:div>
            <w:div w:id="235557476">
              <w:marLeft w:val="0"/>
              <w:marRight w:val="0"/>
              <w:marTop w:val="0"/>
              <w:marBottom w:val="0"/>
              <w:divBdr>
                <w:top w:val="none" w:sz="0" w:space="0" w:color="auto"/>
                <w:left w:val="none" w:sz="0" w:space="0" w:color="auto"/>
                <w:bottom w:val="none" w:sz="0" w:space="0" w:color="auto"/>
                <w:right w:val="none" w:sz="0" w:space="0" w:color="auto"/>
              </w:divBdr>
            </w:div>
            <w:div w:id="269053284">
              <w:marLeft w:val="0"/>
              <w:marRight w:val="0"/>
              <w:marTop w:val="0"/>
              <w:marBottom w:val="0"/>
              <w:divBdr>
                <w:top w:val="none" w:sz="0" w:space="0" w:color="auto"/>
                <w:left w:val="none" w:sz="0" w:space="0" w:color="auto"/>
                <w:bottom w:val="none" w:sz="0" w:space="0" w:color="auto"/>
                <w:right w:val="none" w:sz="0" w:space="0" w:color="auto"/>
              </w:divBdr>
            </w:div>
            <w:div w:id="300111774">
              <w:marLeft w:val="0"/>
              <w:marRight w:val="0"/>
              <w:marTop w:val="0"/>
              <w:marBottom w:val="0"/>
              <w:divBdr>
                <w:top w:val="none" w:sz="0" w:space="0" w:color="auto"/>
                <w:left w:val="none" w:sz="0" w:space="0" w:color="auto"/>
                <w:bottom w:val="none" w:sz="0" w:space="0" w:color="auto"/>
                <w:right w:val="none" w:sz="0" w:space="0" w:color="auto"/>
              </w:divBdr>
            </w:div>
            <w:div w:id="308830604">
              <w:marLeft w:val="0"/>
              <w:marRight w:val="0"/>
              <w:marTop w:val="0"/>
              <w:marBottom w:val="0"/>
              <w:divBdr>
                <w:top w:val="none" w:sz="0" w:space="0" w:color="auto"/>
                <w:left w:val="none" w:sz="0" w:space="0" w:color="auto"/>
                <w:bottom w:val="none" w:sz="0" w:space="0" w:color="auto"/>
                <w:right w:val="none" w:sz="0" w:space="0" w:color="auto"/>
              </w:divBdr>
            </w:div>
            <w:div w:id="317272416">
              <w:marLeft w:val="0"/>
              <w:marRight w:val="0"/>
              <w:marTop w:val="0"/>
              <w:marBottom w:val="0"/>
              <w:divBdr>
                <w:top w:val="none" w:sz="0" w:space="0" w:color="auto"/>
                <w:left w:val="none" w:sz="0" w:space="0" w:color="auto"/>
                <w:bottom w:val="none" w:sz="0" w:space="0" w:color="auto"/>
                <w:right w:val="none" w:sz="0" w:space="0" w:color="auto"/>
              </w:divBdr>
            </w:div>
            <w:div w:id="321013195">
              <w:marLeft w:val="0"/>
              <w:marRight w:val="0"/>
              <w:marTop w:val="0"/>
              <w:marBottom w:val="0"/>
              <w:divBdr>
                <w:top w:val="none" w:sz="0" w:space="0" w:color="auto"/>
                <w:left w:val="none" w:sz="0" w:space="0" w:color="auto"/>
                <w:bottom w:val="none" w:sz="0" w:space="0" w:color="auto"/>
                <w:right w:val="none" w:sz="0" w:space="0" w:color="auto"/>
              </w:divBdr>
            </w:div>
            <w:div w:id="340550869">
              <w:marLeft w:val="0"/>
              <w:marRight w:val="0"/>
              <w:marTop w:val="0"/>
              <w:marBottom w:val="0"/>
              <w:divBdr>
                <w:top w:val="none" w:sz="0" w:space="0" w:color="auto"/>
                <w:left w:val="none" w:sz="0" w:space="0" w:color="auto"/>
                <w:bottom w:val="none" w:sz="0" w:space="0" w:color="auto"/>
                <w:right w:val="none" w:sz="0" w:space="0" w:color="auto"/>
              </w:divBdr>
            </w:div>
            <w:div w:id="350111881">
              <w:marLeft w:val="0"/>
              <w:marRight w:val="0"/>
              <w:marTop w:val="0"/>
              <w:marBottom w:val="0"/>
              <w:divBdr>
                <w:top w:val="none" w:sz="0" w:space="0" w:color="auto"/>
                <w:left w:val="none" w:sz="0" w:space="0" w:color="auto"/>
                <w:bottom w:val="none" w:sz="0" w:space="0" w:color="auto"/>
                <w:right w:val="none" w:sz="0" w:space="0" w:color="auto"/>
              </w:divBdr>
            </w:div>
            <w:div w:id="360058305">
              <w:marLeft w:val="0"/>
              <w:marRight w:val="0"/>
              <w:marTop w:val="0"/>
              <w:marBottom w:val="0"/>
              <w:divBdr>
                <w:top w:val="none" w:sz="0" w:space="0" w:color="auto"/>
                <w:left w:val="none" w:sz="0" w:space="0" w:color="auto"/>
                <w:bottom w:val="none" w:sz="0" w:space="0" w:color="auto"/>
                <w:right w:val="none" w:sz="0" w:space="0" w:color="auto"/>
              </w:divBdr>
            </w:div>
            <w:div w:id="368141175">
              <w:marLeft w:val="0"/>
              <w:marRight w:val="0"/>
              <w:marTop w:val="0"/>
              <w:marBottom w:val="0"/>
              <w:divBdr>
                <w:top w:val="none" w:sz="0" w:space="0" w:color="auto"/>
                <w:left w:val="none" w:sz="0" w:space="0" w:color="auto"/>
                <w:bottom w:val="none" w:sz="0" w:space="0" w:color="auto"/>
                <w:right w:val="none" w:sz="0" w:space="0" w:color="auto"/>
              </w:divBdr>
            </w:div>
            <w:div w:id="375355154">
              <w:marLeft w:val="0"/>
              <w:marRight w:val="0"/>
              <w:marTop w:val="0"/>
              <w:marBottom w:val="0"/>
              <w:divBdr>
                <w:top w:val="none" w:sz="0" w:space="0" w:color="auto"/>
                <w:left w:val="none" w:sz="0" w:space="0" w:color="auto"/>
                <w:bottom w:val="none" w:sz="0" w:space="0" w:color="auto"/>
                <w:right w:val="none" w:sz="0" w:space="0" w:color="auto"/>
              </w:divBdr>
            </w:div>
            <w:div w:id="377435021">
              <w:marLeft w:val="0"/>
              <w:marRight w:val="0"/>
              <w:marTop w:val="0"/>
              <w:marBottom w:val="0"/>
              <w:divBdr>
                <w:top w:val="none" w:sz="0" w:space="0" w:color="auto"/>
                <w:left w:val="none" w:sz="0" w:space="0" w:color="auto"/>
                <w:bottom w:val="none" w:sz="0" w:space="0" w:color="auto"/>
                <w:right w:val="none" w:sz="0" w:space="0" w:color="auto"/>
              </w:divBdr>
            </w:div>
            <w:div w:id="383794395">
              <w:marLeft w:val="0"/>
              <w:marRight w:val="0"/>
              <w:marTop w:val="0"/>
              <w:marBottom w:val="0"/>
              <w:divBdr>
                <w:top w:val="none" w:sz="0" w:space="0" w:color="auto"/>
                <w:left w:val="none" w:sz="0" w:space="0" w:color="auto"/>
                <w:bottom w:val="none" w:sz="0" w:space="0" w:color="auto"/>
                <w:right w:val="none" w:sz="0" w:space="0" w:color="auto"/>
              </w:divBdr>
            </w:div>
            <w:div w:id="389573108">
              <w:marLeft w:val="0"/>
              <w:marRight w:val="0"/>
              <w:marTop w:val="0"/>
              <w:marBottom w:val="0"/>
              <w:divBdr>
                <w:top w:val="none" w:sz="0" w:space="0" w:color="auto"/>
                <w:left w:val="none" w:sz="0" w:space="0" w:color="auto"/>
                <w:bottom w:val="none" w:sz="0" w:space="0" w:color="auto"/>
                <w:right w:val="none" w:sz="0" w:space="0" w:color="auto"/>
              </w:divBdr>
            </w:div>
            <w:div w:id="413476308">
              <w:marLeft w:val="0"/>
              <w:marRight w:val="0"/>
              <w:marTop w:val="0"/>
              <w:marBottom w:val="0"/>
              <w:divBdr>
                <w:top w:val="none" w:sz="0" w:space="0" w:color="auto"/>
                <w:left w:val="none" w:sz="0" w:space="0" w:color="auto"/>
                <w:bottom w:val="none" w:sz="0" w:space="0" w:color="auto"/>
                <w:right w:val="none" w:sz="0" w:space="0" w:color="auto"/>
              </w:divBdr>
            </w:div>
            <w:div w:id="430201910">
              <w:marLeft w:val="0"/>
              <w:marRight w:val="0"/>
              <w:marTop w:val="0"/>
              <w:marBottom w:val="0"/>
              <w:divBdr>
                <w:top w:val="none" w:sz="0" w:space="0" w:color="auto"/>
                <w:left w:val="none" w:sz="0" w:space="0" w:color="auto"/>
                <w:bottom w:val="none" w:sz="0" w:space="0" w:color="auto"/>
                <w:right w:val="none" w:sz="0" w:space="0" w:color="auto"/>
              </w:divBdr>
            </w:div>
            <w:div w:id="462888639">
              <w:marLeft w:val="0"/>
              <w:marRight w:val="0"/>
              <w:marTop w:val="0"/>
              <w:marBottom w:val="0"/>
              <w:divBdr>
                <w:top w:val="none" w:sz="0" w:space="0" w:color="auto"/>
                <w:left w:val="none" w:sz="0" w:space="0" w:color="auto"/>
                <w:bottom w:val="none" w:sz="0" w:space="0" w:color="auto"/>
                <w:right w:val="none" w:sz="0" w:space="0" w:color="auto"/>
              </w:divBdr>
            </w:div>
            <w:div w:id="494609871">
              <w:marLeft w:val="0"/>
              <w:marRight w:val="0"/>
              <w:marTop w:val="0"/>
              <w:marBottom w:val="0"/>
              <w:divBdr>
                <w:top w:val="none" w:sz="0" w:space="0" w:color="auto"/>
                <w:left w:val="none" w:sz="0" w:space="0" w:color="auto"/>
                <w:bottom w:val="none" w:sz="0" w:space="0" w:color="auto"/>
                <w:right w:val="none" w:sz="0" w:space="0" w:color="auto"/>
              </w:divBdr>
            </w:div>
            <w:div w:id="530923746">
              <w:marLeft w:val="0"/>
              <w:marRight w:val="0"/>
              <w:marTop w:val="0"/>
              <w:marBottom w:val="0"/>
              <w:divBdr>
                <w:top w:val="none" w:sz="0" w:space="0" w:color="auto"/>
                <w:left w:val="none" w:sz="0" w:space="0" w:color="auto"/>
                <w:bottom w:val="none" w:sz="0" w:space="0" w:color="auto"/>
                <w:right w:val="none" w:sz="0" w:space="0" w:color="auto"/>
              </w:divBdr>
            </w:div>
            <w:div w:id="544686136">
              <w:marLeft w:val="0"/>
              <w:marRight w:val="0"/>
              <w:marTop w:val="0"/>
              <w:marBottom w:val="0"/>
              <w:divBdr>
                <w:top w:val="none" w:sz="0" w:space="0" w:color="auto"/>
                <w:left w:val="none" w:sz="0" w:space="0" w:color="auto"/>
                <w:bottom w:val="none" w:sz="0" w:space="0" w:color="auto"/>
                <w:right w:val="none" w:sz="0" w:space="0" w:color="auto"/>
              </w:divBdr>
            </w:div>
            <w:div w:id="547840059">
              <w:marLeft w:val="0"/>
              <w:marRight w:val="0"/>
              <w:marTop w:val="0"/>
              <w:marBottom w:val="0"/>
              <w:divBdr>
                <w:top w:val="none" w:sz="0" w:space="0" w:color="auto"/>
                <w:left w:val="none" w:sz="0" w:space="0" w:color="auto"/>
                <w:bottom w:val="none" w:sz="0" w:space="0" w:color="auto"/>
                <w:right w:val="none" w:sz="0" w:space="0" w:color="auto"/>
              </w:divBdr>
            </w:div>
            <w:div w:id="552887879">
              <w:marLeft w:val="0"/>
              <w:marRight w:val="0"/>
              <w:marTop w:val="0"/>
              <w:marBottom w:val="0"/>
              <w:divBdr>
                <w:top w:val="none" w:sz="0" w:space="0" w:color="auto"/>
                <w:left w:val="none" w:sz="0" w:space="0" w:color="auto"/>
                <w:bottom w:val="none" w:sz="0" w:space="0" w:color="auto"/>
                <w:right w:val="none" w:sz="0" w:space="0" w:color="auto"/>
              </w:divBdr>
            </w:div>
            <w:div w:id="576671622">
              <w:marLeft w:val="0"/>
              <w:marRight w:val="0"/>
              <w:marTop w:val="0"/>
              <w:marBottom w:val="0"/>
              <w:divBdr>
                <w:top w:val="none" w:sz="0" w:space="0" w:color="auto"/>
                <w:left w:val="none" w:sz="0" w:space="0" w:color="auto"/>
                <w:bottom w:val="none" w:sz="0" w:space="0" w:color="auto"/>
                <w:right w:val="none" w:sz="0" w:space="0" w:color="auto"/>
              </w:divBdr>
            </w:div>
            <w:div w:id="587038189">
              <w:marLeft w:val="0"/>
              <w:marRight w:val="0"/>
              <w:marTop w:val="0"/>
              <w:marBottom w:val="0"/>
              <w:divBdr>
                <w:top w:val="none" w:sz="0" w:space="0" w:color="auto"/>
                <w:left w:val="none" w:sz="0" w:space="0" w:color="auto"/>
                <w:bottom w:val="none" w:sz="0" w:space="0" w:color="auto"/>
                <w:right w:val="none" w:sz="0" w:space="0" w:color="auto"/>
              </w:divBdr>
            </w:div>
            <w:div w:id="588001076">
              <w:marLeft w:val="0"/>
              <w:marRight w:val="0"/>
              <w:marTop w:val="0"/>
              <w:marBottom w:val="0"/>
              <w:divBdr>
                <w:top w:val="none" w:sz="0" w:space="0" w:color="auto"/>
                <w:left w:val="none" w:sz="0" w:space="0" w:color="auto"/>
                <w:bottom w:val="none" w:sz="0" w:space="0" w:color="auto"/>
                <w:right w:val="none" w:sz="0" w:space="0" w:color="auto"/>
              </w:divBdr>
            </w:div>
            <w:div w:id="604459550">
              <w:marLeft w:val="0"/>
              <w:marRight w:val="0"/>
              <w:marTop w:val="0"/>
              <w:marBottom w:val="0"/>
              <w:divBdr>
                <w:top w:val="none" w:sz="0" w:space="0" w:color="auto"/>
                <w:left w:val="none" w:sz="0" w:space="0" w:color="auto"/>
                <w:bottom w:val="none" w:sz="0" w:space="0" w:color="auto"/>
                <w:right w:val="none" w:sz="0" w:space="0" w:color="auto"/>
              </w:divBdr>
            </w:div>
            <w:div w:id="652949052">
              <w:marLeft w:val="0"/>
              <w:marRight w:val="0"/>
              <w:marTop w:val="0"/>
              <w:marBottom w:val="0"/>
              <w:divBdr>
                <w:top w:val="none" w:sz="0" w:space="0" w:color="auto"/>
                <w:left w:val="none" w:sz="0" w:space="0" w:color="auto"/>
                <w:bottom w:val="none" w:sz="0" w:space="0" w:color="auto"/>
                <w:right w:val="none" w:sz="0" w:space="0" w:color="auto"/>
              </w:divBdr>
            </w:div>
            <w:div w:id="660160049">
              <w:marLeft w:val="0"/>
              <w:marRight w:val="0"/>
              <w:marTop w:val="0"/>
              <w:marBottom w:val="0"/>
              <w:divBdr>
                <w:top w:val="none" w:sz="0" w:space="0" w:color="auto"/>
                <w:left w:val="none" w:sz="0" w:space="0" w:color="auto"/>
                <w:bottom w:val="none" w:sz="0" w:space="0" w:color="auto"/>
                <w:right w:val="none" w:sz="0" w:space="0" w:color="auto"/>
              </w:divBdr>
            </w:div>
            <w:div w:id="665549730">
              <w:marLeft w:val="0"/>
              <w:marRight w:val="0"/>
              <w:marTop w:val="0"/>
              <w:marBottom w:val="0"/>
              <w:divBdr>
                <w:top w:val="none" w:sz="0" w:space="0" w:color="auto"/>
                <w:left w:val="none" w:sz="0" w:space="0" w:color="auto"/>
                <w:bottom w:val="none" w:sz="0" w:space="0" w:color="auto"/>
                <w:right w:val="none" w:sz="0" w:space="0" w:color="auto"/>
              </w:divBdr>
            </w:div>
            <w:div w:id="675771892">
              <w:marLeft w:val="0"/>
              <w:marRight w:val="0"/>
              <w:marTop w:val="0"/>
              <w:marBottom w:val="0"/>
              <w:divBdr>
                <w:top w:val="none" w:sz="0" w:space="0" w:color="auto"/>
                <w:left w:val="none" w:sz="0" w:space="0" w:color="auto"/>
                <w:bottom w:val="none" w:sz="0" w:space="0" w:color="auto"/>
                <w:right w:val="none" w:sz="0" w:space="0" w:color="auto"/>
              </w:divBdr>
            </w:div>
            <w:div w:id="708577858">
              <w:marLeft w:val="0"/>
              <w:marRight w:val="0"/>
              <w:marTop w:val="0"/>
              <w:marBottom w:val="0"/>
              <w:divBdr>
                <w:top w:val="none" w:sz="0" w:space="0" w:color="auto"/>
                <w:left w:val="none" w:sz="0" w:space="0" w:color="auto"/>
                <w:bottom w:val="none" w:sz="0" w:space="0" w:color="auto"/>
                <w:right w:val="none" w:sz="0" w:space="0" w:color="auto"/>
              </w:divBdr>
            </w:div>
            <w:div w:id="731272946">
              <w:marLeft w:val="0"/>
              <w:marRight w:val="0"/>
              <w:marTop w:val="0"/>
              <w:marBottom w:val="0"/>
              <w:divBdr>
                <w:top w:val="none" w:sz="0" w:space="0" w:color="auto"/>
                <w:left w:val="none" w:sz="0" w:space="0" w:color="auto"/>
                <w:bottom w:val="none" w:sz="0" w:space="0" w:color="auto"/>
                <w:right w:val="none" w:sz="0" w:space="0" w:color="auto"/>
              </w:divBdr>
            </w:div>
            <w:div w:id="732896045">
              <w:marLeft w:val="0"/>
              <w:marRight w:val="0"/>
              <w:marTop w:val="0"/>
              <w:marBottom w:val="0"/>
              <w:divBdr>
                <w:top w:val="none" w:sz="0" w:space="0" w:color="auto"/>
                <w:left w:val="none" w:sz="0" w:space="0" w:color="auto"/>
                <w:bottom w:val="none" w:sz="0" w:space="0" w:color="auto"/>
                <w:right w:val="none" w:sz="0" w:space="0" w:color="auto"/>
              </w:divBdr>
            </w:div>
            <w:div w:id="745492326">
              <w:marLeft w:val="0"/>
              <w:marRight w:val="0"/>
              <w:marTop w:val="0"/>
              <w:marBottom w:val="0"/>
              <w:divBdr>
                <w:top w:val="none" w:sz="0" w:space="0" w:color="auto"/>
                <w:left w:val="none" w:sz="0" w:space="0" w:color="auto"/>
                <w:bottom w:val="none" w:sz="0" w:space="0" w:color="auto"/>
                <w:right w:val="none" w:sz="0" w:space="0" w:color="auto"/>
              </w:divBdr>
            </w:div>
            <w:div w:id="746998358">
              <w:marLeft w:val="0"/>
              <w:marRight w:val="0"/>
              <w:marTop w:val="0"/>
              <w:marBottom w:val="0"/>
              <w:divBdr>
                <w:top w:val="none" w:sz="0" w:space="0" w:color="auto"/>
                <w:left w:val="none" w:sz="0" w:space="0" w:color="auto"/>
                <w:bottom w:val="none" w:sz="0" w:space="0" w:color="auto"/>
                <w:right w:val="none" w:sz="0" w:space="0" w:color="auto"/>
              </w:divBdr>
            </w:div>
            <w:div w:id="757408388">
              <w:marLeft w:val="0"/>
              <w:marRight w:val="0"/>
              <w:marTop w:val="0"/>
              <w:marBottom w:val="0"/>
              <w:divBdr>
                <w:top w:val="none" w:sz="0" w:space="0" w:color="auto"/>
                <w:left w:val="none" w:sz="0" w:space="0" w:color="auto"/>
                <w:bottom w:val="none" w:sz="0" w:space="0" w:color="auto"/>
                <w:right w:val="none" w:sz="0" w:space="0" w:color="auto"/>
              </w:divBdr>
            </w:div>
            <w:div w:id="758138781">
              <w:marLeft w:val="0"/>
              <w:marRight w:val="0"/>
              <w:marTop w:val="0"/>
              <w:marBottom w:val="0"/>
              <w:divBdr>
                <w:top w:val="none" w:sz="0" w:space="0" w:color="auto"/>
                <w:left w:val="none" w:sz="0" w:space="0" w:color="auto"/>
                <w:bottom w:val="none" w:sz="0" w:space="0" w:color="auto"/>
                <w:right w:val="none" w:sz="0" w:space="0" w:color="auto"/>
              </w:divBdr>
            </w:div>
            <w:div w:id="764037759">
              <w:marLeft w:val="0"/>
              <w:marRight w:val="0"/>
              <w:marTop w:val="0"/>
              <w:marBottom w:val="0"/>
              <w:divBdr>
                <w:top w:val="none" w:sz="0" w:space="0" w:color="auto"/>
                <w:left w:val="none" w:sz="0" w:space="0" w:color="auto"/>
                <w:bottom w:val="none" w:sz="0" w:space="0" w:color="auto"/>
                <w:right w:val="none" w:sz="0" w:space="0" w:color="auto"/>
              </w:divBdr>
            </w:div>
            <w:div w:id="813369509">
              <w:marLeft w:val="0"/>
              <w:marRight w:val="0"/>
              <w:marTop w:val="0"/>
              <w:marBottom w:val="0"/>
              <w:divBdr>
                <w:top w:val="none" w:sz="0" w:space="0" w:color="auto"/>
                <w:left w:val="none" w:sz="0" w:space="0" w:color="auto"/>
                <w:bottom w:val="none" w:sz="0" w:space="0" w:color="auto"/>
                <w:right w:val="none" w:sz="0" w:space="0" w:color="auto"/>
              </w:divBdr>
            </w:div>
            <w:div w:id="816655230">
              <w:marLeft w:val="0"/>
              <w:marRight w:val="0"/>
              <w:marTop w:val="0"/>
              <w:marBottom w:val="0"/>
              <w:divBdr>
                <w:top w:val="none" w:sz="0" w:space="0" w:color="auto"/>
                <w:left w:val="none" w:sz="0" w:space="0" w:color="auto"/>
                <w:bottom w:val="none" w:sz="0" w:space="0" w:color="auto"/>
                <w:right w:val="none" w:sz="0" w:space="0" w:color="auto"/>
              </w:divBdr>
            </w:div>
            <w:div w:id="819611059">
              <w:marLeft w:val="0"/>
              <w:marRight w:val="0"/>
              <w:marTop w:val="0"/>
              <w:marBottom w:val="0"/>
              <w:divBdr>
                <w:top w:val="none" w:sz="0" w:space="0" w:color="auto"/>
                <w:left w:val="none" w:sz="0" w:space="0" w:color="auto"/>
                <w:bottom w:val="none" w:sz="0" w:space="0" w:color="auto"/>
                <w:right w:val="none" w:sz="0" w:space="0" w:color="auto"/>
              </w:divBdr>
            </w:div>
            <w:div w:id="833572671">
              <w:marLeft w:val="0"/>
              <w:marRight w:val="0"/>
              <w:marTop w:val="0"/>
              <w:marBottom w:val="0"/>
              <w:divBdr>
                <w:top w:val="none" w:sz="0" w:space="0" w:color="auto"/>
                <w:left w:val="none" w:sz="0" w:space="0" w:color="auto"/>
                <w:bottom w:val="none" w:sz="0" w:space="0" w:color="auto"/>
                <w:right w:val="none" w:sz="0" w:space="0" w:color="auto"/>
              </w:divBdr>
            </w:div>
            <w:div w:id="855188713">
              <w:marLeft w:val="0"/>
              <w:marRight w:val="0"/>
              <w:marTop w:val="0"/>
              <w:marBottom w:val="0"/>
              <w:divBdr>
                <w:top w:val="none" w:sz="0" w:space="0" w:color="auto"/>
                <w:left w:val="none" w:sz="0" w:space="0" w:color="auto"/>
                <w:bottom w:val="none" w:sz="0" w:space="0" w:color="auto"/>
                <w:right w:val="none" w:sz="0" w:space="0" w:color="auto"/>
              </w:divBdr>
            </w:div>
            <w:div w:id="872693891">
              <w:marLeft w:val="0"/>
              <w:marRight w:val="0"/>
              <w:marTop w:val="0"/>
              <w:marBottom w:val="0"/>
              <w:divBdr>
                <w:top w:val="none" w:sz="0" w:space="0" w:color="auto"/>
                <w:left w:val="none" w:sz="0" w:space="0" w:color="auto"/>
                <w:bottom w:val="none" w:sz="0" w:space="0" w:color="auto"/>
                <w:right w:val="none" w:sz="0" w:space="0" w:color="auto"/>
              </w:divBdr>
            </w:div>
            <w:div w:id="877082085">
              <w:marLeft w:val="0"/>
              <w:marRight w:val="0"/>
              <w:marTop w:val="0"/>
              <w:marBottom w:val="0"/>
              <w:divBdr>
                <w:top w:val="none" w:sz="0" w:space="0" w:color="auto"/>
                <w:left w:val="none" w:sz="0" w:space="0" w:color="auto"/>
                <w:bottom w:val="none" w:sz="0" w:space="0" w:color="auto"/>
                <w:right w:val="none" w:sz="0" w:space="0" w:color="auto"/>
              </w:divBdr>
            </w:div>
            <w:div w:id="888567627">
              <w:marLeft w:val="0"/>
              <w:marRight w:val="0"/>
              <w:marTop w:val="0"/>
              <w:marBottom w:val="0"/>
              <w:divBdr>
                <w:top w:val="none" w:sz="0" w:space="0" w:color="auto"/>
                <w:left w:val="none" w:sz="0" w:space="0" w:color="auto"/>
                <w:bottom w:val="none" w:sz="0" w:space="0" w:color="auto"/>
                <w:right w:val="none" w:sz="0" w:space="0" w:color="auto"/>
              </w:divBdr>
            </w:div>
            <w:div w:id="914319575">
              <w:marLeft w:val="0"/>
              <w:marRight w:val="0"/>
              <w:marTop w:val="0"/>
              <w:marBottom w:val="0"/>
              <w:divBdr>
                <w:top w:val="none" w:sz="0" w:space="0" w:color="auto"/>
                <w:left w:val="none" w:sz="0" w:space="0" w:color="auto"/>
                <w:bottom w:val="none" w:sz="0" w:space="0" w:color="auto"/>
                <w:right w:val="none" w:sz="0" w:space="0" w:color="auto"/>
              </w:divBdr>
            </w:div>
            <w:div w:id="933172366">
              <w:marLeft w:val="0"/>
              <w:marRight w:val="0"/>
              <w:marTop w:val="0"/>
              <w:marBottom w:val="0"/>
              <w:divBdr>
                <w:top w:val="none" w:sz="0" w:space="0" w:color="auto"/>
                <w:left w:val="none" w:sz="0" w:space="0" w:color="auto"/>
                <w:bottom w:val="none" w:sz="0" w:space="0" w:color="auto"/>
                <w:right w:val="none" w:sz="0" w:space="0" w:color="auto"/>
              </w:divBdr>
            </w:div>
            <w:div w:id="947591250">
              <w:marLeft w:val="0"/>
              <w:marRight w:val="0"/>
              <w:marTop w:val="0"/>
              <w:marBottom w:val="0"/>
              <w:divBdr>
                <w:top w:val="none" w:sz="0" w:space="0" w:color="auto"/>
                <w:left w:val="none" w:sz="0" w:space="0" w:color="auto"/>
                <w:bottom w:val="none" w:sz="0" w:space="0" w:color="auto"/>
                <w:right w:val="none" w:sz="0" w:space="0" w:color="auto"/>
              </w:divBdr>
            </w:div>
            <w:div w:id="956374075">
              <w:marLeft w:val="0"/>
              <w:marRight w:val="0"/>
              <w:marTop w:val="0"/>
              <w:marBottom w:val="0"/>
              <w:divBdr>
                <w:top w:val="none" w:sz="0" w:space="0" w:color="auto"/>
                <w:left w:val="none" w:sz="0" w:space="0" w:color="auto"/>
                <w:bottom w:val="none" w:sz="0" w:space="0" w:color="auto"/>
                <w:right w:val="none" w:sz="0" w:space="0" w:color="auto"/>
              </w:divBdr>
            </w:div>
            <w:div w:id="970787320">
              <w:marLeft w:val="0"/>
              <w:marRight w:val="0"/>
              <w:marTop w:val="0"/>
              <w:marBottom w:val="0"/>
              <w:divBdr>
                <w:top w:val="none" w:sz="0" w:space="0" w:color="auto"/>
                <w:left w:val="none" w:sz="0" w:space="0" w:color="auto"/>
                <w:bottom w:val="none" w:sz="0" w:space="0" w:color="auto"/>
                <w:right w:val="none" w:sz="0" w:space="0" w:color="auto"/>
              </w:divBdr>
            </w:div>
            <w:div w:id="988438355">
              <w:marLeft w:val="0"/>
              <w:marRight w:val="0"/>
              <w:marTop w:val="0"/>
              <w:marBottom w:val="0"/>
              <w:divBdr>
                <w:top w:val="none" w:sz="0" w:space="0" w:color="auto"/>
                <w:left w:val="none" w:sz="0" w:space="0" w:color="auto"/>
                <w:bottom w:val="none" w:sz="0" w:space="0" w:color="auto"/>
                <w:right w:val="none" w:sz="0" w:space="0" w:color="auto"/>
              </w:divBdr>
            </w:div>
            <w:div w:id="996764410">
              <w:marLeft w:val="0"/>
              <w:marRight w:val="0"/>
              <w:marTop w:val="0"/>
              <w:marBottom w:val="0"/>
              <w:divBdr>
                <w:top w:val="none" w:sz="0" w:space="0" w:color="auto"/>
                <w:left w:val="none" w:sz="0" w:space="0" w:color="auto"/>
                <w:bottom w:val="none" w:sz="0" w:space="0" w:color="auto"/>
                <w:right w:val="none" w:sz="0" w:space="0" w:color="auto"/>
              </w:divBdr>
            </w:div>
            <w:div w:id="1011565217">
              <w:marLeft w:val="0"/>
              <w:marRight w:val="0"/>
              <w:marTop w:val="0"/>
              <w:marBottom w:val="0"/>
              <w:divBdr>
                <w:top w:val="none" w:sz="0" w:space="0" w:color="auto"/>
                <w:left w:val="none" w:sz="0" w:space="0" w:color="auto"/>
                <w:bottom w:val="none" w:sz="0" w:space="0" w:color="auto"/>
                <w:right w:val="none" w:sz="0" w:space="0" w:color="auto"/>
              </w:divBdr>
            </w:div>
            <w:div w:id="1015571226">
              <w:marLeft w:val="0"/>
              <w:marRight w:val="0"/>
              <w:marTop w:val="0"/>
              <w:marBottom w:val="0"/>
              <w:divBdr>
                <w:top w:val="none" w:sz="0" w:space="0" w:color="auto"/>
                <w:left w:val="none" w:sz="0" w:space="0" w:color="auto"/>
                <w:bottom w:val="none" w:sz="0" w:space="0" w:color="auto"/>
                <w:right w:val="none" w:sz="0" w:space="0" w:color="auto"/>
              </w:divBdr>
            </w:div>
            <w:div w:id="1017316647">
              <w:marLeft w:val="0"/>
              <w:marRight w:val="0"/>
              <w:marTop w:val="0"/>
              <w:marBottom w:val="0"/>
              <w:divBdr>
                <w:top w:val="none" w:sz="0" w:space="0" w:color="auto"/>
                <w:left w:val="none" w:sz="0" w:space="0" w:color="auto"/>
                <w:bottom w:val="none" w:sz="0" w:space="0" w:color="auto"/>
                <w:right w:val="none" w:sz="0" w:space="0" w:color="auto"/>
              </w:divBdr>
            </w:div>
            <w:div w:id="1033262497">
              <w:marLeft w:val="0"/>
              <w:marRight w:val="0"/>
              <w:marTop w:val="0"/>
              <w:marBottom w:val="0"/>
              <w:divBdr>
                <w:top w:val="none" w:sz="0" w:space="0" w:color="auto"/>
                <w:left w:val="none" w:sz="0" w:space="0" w:color="auto"/>
                <w:bottom w:val="none" w:sz="0" w:space="0" w:color="auto"/>
                <w:right w:val="none" w:sz="0" w:space="0" w:color="auto"/>
              </w:divBdr>
            </w:div>
            <w:div w:id="1056976276">
              <w:marLeft w:val="0"/>
              <w:marRight w:val="0"/>
              <w:marTop w:val="0"/>
              <w:marBottom w:val="0"/>
              <w:divBdr>
                <w:top w:val="none" w:sz="0" w:space="0" w:color="auto"/>
                <w:left w:val="none" w:sz="0" w:space="0" w:color="auto"/>
                <w:bottom w:val="none" w:sz="0" w:space="0" w:color="auto"/>
                <w:right w:val="none" w:sz="0" w:space="0" w:color="auto"/>
              </w:divBdr>
            </w:div>
            <w:div w:id="1063261728">
              <w:marLeft w:val="0"/>
              <w:marRight w:val="0"/>
              <w:marTop w:val="0"/>
              <w:marBottom w:val="0"/>
              <w:divBdr>
                <w:top w:val="none" w:sz="0" w:space="0" w:color="auto"/>
                <w:left w:val="none" w:sz="0" w:space="0" w:color="auto"/>
                <w:bottom w:val="none" w:sz="0" w:space="0" w:color="auto"/>
                <w:right w:val="none" w:sz="0" w:space="0" w:color="auto"/>
              </w:divBdr>
            </w:div>
            <w:div w:id="1063795789">
              <w:marLeft w:val="0"/>
              <w:marRight w:val="0"/>
              <w:marTop w:val="0"/>
              <w:marBottom w:val="0"/>
              <w:divBdr>
                <w:top w:val="none" w:sz="0" w:space="0" w:color="auto"/>
                <w:left w:val="none" w:sz="0" w:space="0" w:color="auto"/>
                <w:bottom w:val="none" w:sz="0" w:space="0" w:color="auto"/>
                <w:right w:val="none" w:sz="0" w:space="0" w:color="auto"/>
              </w:divBdr>
            </w:div>
            <w:div w:id="1079905985">
              <w:marLeft w:val="0"/>
              <w:marRight w:val="0"/>
              <w:marTop w:val="0"/>
              <w:marBottom w:val="0"/>
              <w:divBdr>
                <w:top w:val="none" w:sz="0" w:space="0" w:color="auto"/>
                <w:left w:val="none" w:sz="0" w:space="0" w:color="auto"/>
                <w:bottom w:val="none" w:sz="0" w:space="0" w:color="auto"/>
                <w:right w:val="none" w:sz="0" w:space="0" w:color="auto"/>
              </w:divBdr>
            </w:div>
            <w:div w:id="1141734023">
              <w:marLeft w:val="0"/>
              <w:marRight w:val="0"/>
              <w:marTop w:val="0"/>
              <w:marBottom w:val="0"/>
              <w:divBdr>
                <w:top w:val="none" w:sz="0" w:space="0" w:color="auto"/>
                <w:left w:val="none" w:sz="0" w:space="0" w:color="auto"/>
                <w:bottom w:val="none" w:sz="0" w:space="0" w:color="auto"/>
                <w:right w:val="none" w:sz="0" w:space="0" w:color="auto"/>
              </w:divBdr>
            </w:div>
            <w:div w:id="1143544890">
              <w:marLeft w:val="0"/>
              <w:marRight w:val="0"/>
              <w:marTop w:val="0"/>
              <w:marBottom w:val="0"/>
              <w:divBdr>
                <w:top w:val="none" w:sz="0" w:space="0" w:color="auto"/>
                <w:left w:val="none" w:sz="0" w:space="0" w:color="auto"/>
                <w:bottom w:val="none" w:sz="0" w:space="0" w:color="auto"/>
                <w:right w:val="none" w:sz="0" w:space="0" w:color="auto"/>
              </w:divBdr>
            </w:div>
            <w:div w:id="1148520422">
              <w:marLeft w:val="0"/>
              <w:marRight w:val="0"/>
              <w:marTop w:val="0"/>
              <w:marBottom w:val="0"/>
              <w:divBdr>
                <w:top w:val="none" w:sz="0" w:space="0" w:color="auto"/>
                <w:left w:val="none" w:sz="0" w:space="0" w:color="auto"/>
                <w:bottom w:val="none" w:sz="0" w:space="0" w:color="auto"/>
                <w:right w:val="none" w:sz="0" w:space="0" w:color="auto"/>
              </w:divBdr>
            </w:div>
            <w:div w:id="1189560115">
              <w:marLeft w:val="0"/>
              <w:marRight w:val="0"/>
              <w:marTop w:val="0"/>
              <w:marBottom w:val="0"/>
              <w:divBdr>
                <w:top w:val="none" w:sz="0" w:space="0" w:color="auto"/>
                <w:left w:val="none" w:sz="0" w:space="0" w:color="auto"/>
                <w:bottom w:val="none" w:sz="0" w:space="0" w:color="auto"/>
                <w:right w:val="none" w:sz="0" w:space="0" w:color="auto"/>
              </w:divBdr>
            </w:div>
            <w:div w:id="1191652257">
              <w:marLeft w:val="0"/>
              <w:marRight w:val="0"/>
              <w:marTop w:val="0"/>
              <w:marBottom w:val="0"/>
              <w:divBdr>
                <w:top w:val="none" w:sz="0" w:space="0" w:color="auto"/>
                <w:left w:val="none" w:sz="0" w:space="0" w:color="auto"/>
                <w:bottom w:val="none" w:sz="0" w:space="0" w:color="auto"/>
                <w:right w:val="none" w:sz="0" w:space="0" w:color="auto"/>
              </w:divBdr>
            </w:div>
            <w:div w:id="1204248828">
              <w:marLeft w:val="0"/>
              <w:marRight w:val="0"/>
              <w:marTop w:val="0"/>
              <w:marBottom w:val="0"/>
              <w:divBdr>
                <w:top w:val="none" w:sz="0" w:space="0" w:color="auto"/>
                <w:left w:val="none" w:sz="0" w:space="0" w:color="auto"/>
                <w:bottom w:val="none" w:sz="0" w:space="0" w:color="auto"/>
                <w:right w:val="none" w:sz="0" w:space="0" w:color="auto"/>
              </w:divBdr>
            </w:div>
            <w:div w:id="1207567758">
              <w:marLeft w:val="0"/>
              <w:marRight w:val="0"/>
              <w:marTop w:val="0"/>
              <w:marBottom w:val="0"/>
              <w:divBdr>
                <w:top w:val="none" w:sz="0" w:space="0" w:color="auto"/>
                <w:left w:val="none" w:sz="0" w:space="0" w:color="auto"/>
                <w:bottom w:val="none" w:sz="0" w:space="0" w:color="auto"/>
                <w:right w:val="none" w:sz="0" w:space="0" w:color="auto"/>
              </w:divBdr>
            </w:div>
            <w:div w:id="1219128273">
              <w:marLeft w:val="0"/>
              <w:marRight w:val="0"/>
              <w:marTop w:val="0"/>
              <w:marBottom w:val="0"/>
              <w:divBdr>
                <w:top w:val="none" w:sz="0" w:space="0" w:color="auto"/>
                <w:left w:val="none" w:sz="0" w:space="0" w:color="auto"/>
                <w:bottom w:val="none" w:sz="0" w:space="0" w:color="auto"/>
                <w:right w:val="none" w:sz="0" w:space="0" w:color="auto"/>
              </w:divBdr>
            </w:div>
            <w:div w:id="1222788894">
              <w:marLeft w:val="0"/>
              <w:marRight w:val="0"/>
              <w:marTop w:val="0"/>
              <w:marBottom w:val="0"/>
              <w:divBdr>
                <w:top w:val="none" w:sz="0" w:space="0" w:color="auto"/>
                <w:left w:val="none" w:sz="0" w:space="0" w:color="auto"/>
                <w:bottom w:val="none" w:sz="0" w:space="0" w:color="auto"/>
                <w:right w:val="none" w:sz="0" w:space="0" w:color="auto"/>
              </w:divBdr>
            </w:div>
            <w:div w:id="1231968225">
              <w:marLeft w:val="0"/>
              <w:marRight w:val="0"/>
              <w:marTop w:val="0"/>
              <w:marBottom w:val="0"/>
              <w:divBdr>
                <w:top w:val="none" w:sz="0" w:space="0" w:color="auto"/>
                <w:left w:val="none" w:sz="0" w:space="0" w:color="auto"/>
                <w:bottom w:val="none" w:sz="0" w:space="0" w:color="auto"/>
                <w:right w:val="none" w:sz="0" w:space="0" w:color="auto"/>
              </w:divBdr>
            </w:div>
            <w:div w:id="1251961755">
              <w:marLeft w:val="0"/>
              <w:marRight w:val="0"/>
              <w:marTop w:val="0"/>
              <w:marBottom w:val="0"/>
              <w:divBdr>
                <w:top w:val="none" w:sz="0" w:space="0" w:color="auto"/>
                <w:left w:val="none" w:sz="0" w:space="0" w:color="auto"/>
                <w:bottom w:val="none" w:sz="0" w:space="0" w:color="auto"/>
                <w:right w:val="none" w:sz="0" w:space="0" w:color="auto"/>
              </w:divBdr>
            </w:div>
            <w:div w:id="1259750242">
              <w:marLeft w:val="0"/>
              <w:marRight w:val="0"/>
              <w:marTop w:val="0"/>
              <w:marBottom w:val="0"/>
              <w:divBdr>
                <w:top w:val="none" w:sz="0" w:space="0" w:color="auto"/>
                <w:left w:val="none" w:sz="0" w:space="0" w:color="auto"/>
                <w:bottom w:val="none" w:sz="0" w:space="0" w:color="auto"/>
                <w:right w:val="none" w:sz="0" w:space="0" w:color="auto"/>
              </w:divBdr>
            </w:div>
            <w:div w:id="1264221660">
              <w:marLeft w:val="0"/>
              <w:marRight w:val="0"/>
              <w:marTop w:val="0"/>
              <w:marBottom w:val="0"/>
              <w:divBdr>
                <w:top w:val="none" w:sz="0" w:space="0" w:color="auto"/>
                <w:left w:val="none" w:sz="0" w:space="0" w:color="auto"/>
                <w:bottom w:val="none" w:sz="0" w:space="0" w:color="auto"/>
                <w:right w:val="none" w:sz="0" w:space="0" w:color="auto"/>
              </w:divBdr>
            </w:div>
            <w:div w:id="1288896691">
              <w:marLeft w:val="0"/>
              <w:marRight w:val="0"/>
              <w:marTop w:val="0"/>
              <w:marBottom w:val="0"/>
              <w:divBdr>
                <w:top w:val="none" w:sz="0" w:space="0" w:color="auto"/>
                <w:left w:val="none" w:sz="0" w:space="0" w:color="auto"/>
                <w:bottom w:val="none" w:sz="0" w:space="0" w:color="auto"/>
                <w:right w:val="none" w:sz="0" w:space="0" w:color="auto"/>
              </w:divBdr>
            </w:div>
            <w:div w:id="1306206992">
              <w:marLeft w:val="0"/>
              <w:marRight w:val="0"/>
              <w:marTop w:val="0"/>
              <w:marBottom w:val="0"/>
              <w:divBdr>
                <w:top w:val="none" w:sz="0" w:space="0" w:color="auto"/>
                <w:left w:val="none" w:sz="0" w:space="0" w:color="auto"/>
                <w:bottom w:val="none" w:sz="0" w:space="0" w:color="auto"/>
                <w:right w:val="none" w:sz="0" w:space="0" w:color="auto"/>
              </w:divBdr>
            </w:div>
            <w:div w:id="1335763667">
              <w:marLeft w:val="0"/>
              <w:marRight w:val="0"/>
              <w:marTop w:val="0"/>
              <w:marBottom w:val="0"/>
              <w:divBdr>
                <w:top w:val="none" w:sz="0" w:space="0" w:color="auto"/>
                <w:left w:val="none" w:sz="0" w:space="0" w:color="auto"/>
                <w:bottom w:val="none" w:sz="0" w:space="0" w:color="auto"/>
                <w:right w:val="none" w:sz="0" w:space="0" w:color="auto"/>
              </w:divBdr>
            </w:div>
            <w:div w:id="1347293779">
              <w:marLeft w:val="0"/>
              <w:marRight w:val="0"/>
              <w:marTop w:val="0"/>
              <w:marBottom w:val="0"/>
              <w:divBdr>
                <w:top w:val="none" w:sz="0" w:space="0" w:color="auto"/>
                <w:left w:val="none" w:sz="0" w:space="0" w:color="auto"/>
                <w:bottom w:val="none" w:sz="0" w:space="0" w:color="auto"/>
                <w:right w:val="none" w:sz="0" w:space="0" w:color="auto"/>
              </w:divBdr>
            </w:div>
            <w:div w:id="1358311666">
              <w:marLeft w:val="0"/>
              <w:marRight w:val="0"/>
              <w:marTop w:val="0"/>
              <w:marBottom w:val="0"/>
              <w:divBdr>
                <w:top w:val="none" w:sz="0" w:space="0" w:color="auto"/>
                <w:left w:val="none" w:sz="0" w:space="0" w:color="auto"/>
                <w:bottom w:val="none" w:sz="0" w:space="0" w:color="auto"/>
                <w:right w:val="none" w:sz="0" w:space="0" w:color="auto"/>
              </w:divBdr>
            </w:div>
            <w:div w:id="1358388668">
              <w:marLeft w:val="0"/>
              <w:marRight w:val="0"/>
              <w:marTop w:val="0"/>
              <w:marBottom w:val="0"/>
              <w:divBdr>
                <w:top w:val="none" w:sz="0" w:space="0" w:color="auto"/>
                <w:left w:val="none" w:sz="0" w:space="0" w:color="auto"/>
                <w:bottom w:val="none" w:sz="0" w:space="0" w:color="auto"/>
                <w:right w:val="none" w:sz="0" w:space="0" w:color="auto"/>
              </w:divBdr>
            </w:div>
            <w:div w:id="1386025514">
              <w:marLeft w:val="0"/>
              <w:marRight w:val="0"/>
              <w:marTop w:val="0"/>
              <w:marBottom w:val="0"/>
              <w:divBdr>
                <w:top w:val="none" w:sz="0" w:space="0" w:color="auto"/>
                <w:left w:val="none" w:sz="0" w:space="0" w:color="auto"/>
                <w:bottom w:val="none" w:sz="0" w:space="0" w:color="auto"/>
                <w:right w:val="none" w:sz="0" w:space="0" w:color="auto"/>
              </w:divBdr>
            </w:div>
            <w:div w:id="1405832545">
              <w:marLeft w:val="0"/>
              <w:marRight w:val="0"/>
              <w:marTop w:val="0"/>
              <w:marBottom w:val="0"/>
              <w:divBdr>
                <w:top w:val="none" w:sz="0" w:space="0" w:color="auto"/>
                <w:left w:val="none" w:sz="0" w:space="0" w:color="auto"/>
                <w:bottom w:val="none" w:sz="0" w:space="0" w:color="auto"/>
                <w:right w:val="none" w:sz="0" w:space="0" w:color="auto"/>
              </w:divBdr>
            </w:div>
            <w:div w:id="1424763677">
              <w:marLeft w:val="0"/>
              <w:marRight w:val="0"/>
              <w:marTop w:val="0"/>
              <w:marBottom w:val="0"/>
              <w:divBdr>
                <w:top w:val="none" w:sz="0" w:space="0" w:color="auto"/>
                <w:left w:val="none" w:sz="0" w:space="0" w:color="auto"/>
                <w:bottom w:val="none" w:sz="0" w:space="0" w:color="auto"/>
                <w:right w:val="none" w:sz="0" w:space="0" w:color="auto"/>
              </w:divBdr>
            </w:div>
            <w:div w:id="1427190288">
              <w:marLeft w:val="0"/>
              <w:marRight w:val="0"/>
              <w:marTop w:val="0"/>
              <w:marBottom w:val="0"/>
              <w:divBdr>
                <w:top w:val="none" w:sz="0" w:space="0" w:color="auto"/>
                <w:left w:val="none" w:sz="0" w:space="0" w:color="auto"/>
                <w:bottom w:val="none" w:sz="0" w:space="0" w:color="auto"/>
                <w:right w:val="none" w:sz="0" w:space="0" w:color="auto"/>
              </w:divBdr>
            </w:div>
            <w:div w:id="1451973082">
              <w:marLeft w:val="0"/>
              <w:marRight w:val="0"/>
              <w:marTop w:val="0"/>
              <w:marBottom w:val="0"/>
              <w:divBdr>
                <w:top w:val="none" w:sz="0" w:space="0" w:color="auto"/>
                <w:left w:val="none" w:sz="0" w:space="0" w:color="auto"/>
                <w:bottom w:val="none" w:sz="0" w:space="0" w:color="auto"/>
                <w:right w:val="none" w:sz="0" w:space="0" w:color="auto"/>
              </w:divBdr>
            </w:div>
            <w:div w:id="1473139421">
              <w:marLeft w:val="0"/>
              <w:marRight w:val="0"/>
              <w:marTop w:val="0"/>
              <w:marBottom w:val="0"/>
              <w:divBdr>
                <w:top w:val="none" w:sz="0" w:space="0" w:color="auto"/>
                <w:left w:val="none" w:sz="0" w:space="0" w:color="auto"/>
                <w:bottom w:val="none" w:sz="0" w:space="0" w:color="auto"/>
                <w:right w:val="none" w:sz="0" w:space="0" w:color="auto"/>
              </w:divBdr>
            </w:div>
            <w:div w:id="1484657806">
              <w:marLeft w:val="0"/>
              <w:marRight w:val="0"/>
              <w:marTop w:val="0"/>
              <w:marBottom w:val="0"/>
              <w:divBdr>
                <w:top w:val="none" w:sz="0" w:space="0" w:color="auto"/>
                <w:left w:val="none" w:sz="0" w:space="0" w:color="auto"/>
                <w:bottom w:val="none" w:sz="0" w:space="0" w:color="auto"/>
                <w:right w:val="none" w:sz="0" w:space="0" w:color="auto"/>
              </w:divBdr>
            </w:div>
            <w:div w:id="1539317684">
              <w:marLeft w:val="0"/>
              <w:marRight w:val="0"/>
              <w:marTop w:val="0"/>
              <w:marBottom w:val="0"/>
              <w:divBdr>
                <w:top w:val="none" w:sz="0" w:space="0" w:color="auto"/>
                <w:left w:val="none" w:sz="0" w:space="0" w:color="auto"/>
                <w:bottom w:val="none" w:sz="0" w:space="0" w:color="auto"/>
                <w:right w:val="none" w:sz="0" w:space="0" w:color="auto"/>
              </w:divBdr>
            </w:div>
            <w:div w:id="1541014907">
              <w:marLeft w:val="0"/>
              <w:marRight w:val="0"/>
              <w:marTop w:val="0"/>
              <w:marBottom w:val="0"/>
              <w:divBdr>
                <w:top w:val="none" w:sz="0" w:space="0" w:color="auto"/>
                <w:left w:val="none" w:sz="0" w:space="0" w:color="auto"/>
                <w:bottom w:val="none" w:sz="0" w:space="0" w:color="auto"/>
                <w:right w:val="none" w:sz="0" w:space="0" w:color="auto"/>
              </w:divBdr>
            </w:div>
            <w:div w:id="1563515713">
              <w:marLeft w:val="0"/>
              <w:marRight w:val="0"/>
              <w:marTop w:val="0"/>
              <w:marBottom w:val="0"/>
              <w:divBdr>
                <w:top w:val="none" w:sz="0" w:space="0" w:color="auto"/>
                <w:left w:val="none" w:sz="0" w:space="0" w:color="auto"/>
                <w:bottom w:val="none" w:sz="0" w:space="0" w:color="auto"/>
                <w:right w:val="none" w:sz="0" w:space="0" w:color="auto"/>
              </w:divBdr>
            </w:div>
            <w:div w:id="1580215217">
              <w:marLeft w:val="0"/>
              <w:marRight w:val="0"/>
              <w:marTop w:val="0"/>
              <w:marBottom w:val="0"/>
              <w:divBdr>
                <w:top w:val="none" w:sz="0" w:space="0" w:color="auto"/>
                <w:left w:val="none" w:sz="0" w:space="0" w:color="auto"/>
                <w:bottom w:val="none" w:sz="0" w:space="0" w:color="auto"/>
                <w:right w:val="none" w:sz="0" w:space="0" w:color="auto"/>
              </w:divBdr>
            </w:div>
            <w:div w:id="1609312534">
              <w:marLeft w:val="0"/>
              <w:marRight w:val="0"/>
              <w:marTop w:val="0"/>
              <w:marBottom w:val="0"/>
              <w:divBdr>
                <w:top w:val="none" w:sz="0" w:space="0" w:color="auto"/>
                <w:left w:val="none" w:sz="0" w:space="0" w:color="auto"/>
                <w:bottom w:val="none" w:sz="0" w:space="0" w:color="auto"/>
                <w:right w:val="none" w:sz="0" w:space="0" w:color="auto"/>
              </w:divBdr>
            </w:div>
            <w:div w:id="1628657566">
              <w:marLeft w:val="0"/>
              <w:marRight w:val="0"/>
              <w:marTop w:val="0"/>
              <w:marBottom w:val="0"/>
              <w:divBdr>
                <w:top w:val="none" w:sz="0" w:space="0" w:color="auto"/>
                <w:left w:val="none" w:sz="0" w:space="0" w:color="auto"/>
                <w:bottom w:val="none" w:sz="0" w:space="0" w:color="auto"/>
                <w:right w:val="none" w:sz="0" w:space="0" w:color="auto"/>
              </w:divBdr>
            </w:div>
            <w:div w:id="1636133455">
              <w:marLeft w:val="0"/>
              <w:marRight w:val="0"/>
              <w:marTop w:val="0"/>
              <w:marBottom w:val="0"/>
              <w:divBdr>
                <w:top w:val="none" w:sz="0" w:space="0" w:color="auto"/>
                <w:left w:val="none" w:sz="0" w:space="0" w:color="auto"/>
                <w:bottom w:val="none" w:sz="0" w:space="0" w:color="auto"/>
                <w:right w:val="none" w:sz="0" w:space="0" w:color="auto"/>
              </w:divBdr>
            </w:div>
            <w:div w:id="1639721972">
              <w:marLeft w:val="0"/>
              <w:marRight w:val="0"/>
              <w:marTop w:val="0"/>
              <w:marBottom w:val="0"/>
              <w:divBdr>
                <w:top w:val="none" w:sz="0" w:space="0" w:color="auto"/>
                <w:left w:val="none" w:sz="0" w:space="0" w:color="auto"/>
                <w:bottom w:val="none" w:sz="0" w:space="0" w:color="auto"/>
                <w:right w:val="none" w:sz="0" w:space="0" w:color="auto"/>
              </w:divBdr>
            </w:div>
            <w:div w:id="1650474102">
              <w:marLeft w:val="0"/>
              <w:marRight w:val="0"/>
              <w:marTop w:val="0"/>
              <w:marBottom w:val="0"/>
              <w:divBdr>
                <w:top w:val="none" w:sz="0" w:space="0" w:color="auto"/>
                <w:left w:val="none" w:sz="0" w:space="0" w:color="auto"/>
                <w:bottom w:val="none" w:sz="0" w:space="0" w:color="auto"/>
                <w:right w:val="none" w:sz="0" w:space="0" w:color="auto"/>
              </w:divBdr>
            </w:div>
            <w:div w:id="1679114780">
              <w:marLeft w:val="0"/>
              <w:marRight w:val="0"/>
              <w:marTop w:val="0"/>
              <w:marBottom w:val="0"/>
              <w:divBdr>
                <w:top w:val="none" w:sz="0" w:space="0" w:color="auto"/>
                <w:left w:val="none" w:sz="0" w:space="0" w:color="auto"/>
                <w:bottom w:val="none" w:sz="0" w:space="0" w:color="auto"/>
                <w:right w:val="none" w:sz="0" w:space="0" w:color="auto"/>
              </w:divBdr>
            </w:div>
            <w:div w:id="1693409662">
              <w:marLeft w:val="0"/>
              <w:marRight w:val="0"/>
              <w:marTop w:val="0"/>
              <w:marBottom w:val="0"/>
              <w:divBdr>
                <w:top w:val="none" w:sz="0" w:space="0" w:color="auto"/>
                <w:left w:val="none" w:sz="0" w:space="0" w:color="auto"/>
                <w:bottom w:val="none" w:sz="0" w:space="0" w:color="auto"/>
                <w:right w:val="none" w:sz="0" w:space="0" w:color="auto"/>
              </w:divBdr>
            </w:div>
            <w:div w:id="1693989027">
              <w:marLeft w:val="0"/>
              <w:marRight w:val="0"/>
              <w:marTop w:val="0"/>
              <w:marBottom w:val="0"/>
              <w:divBdr>
                <w:top w:val="none" w:sz="0" w:space="0" w:color="auto"/>
                <w:left w:val="none" w:sz="0" w:space="0" w:color="auto"/>
                <w:bottom w:val="none" w:sz="0" w:space="0" w:color="auto"/>
                <w:right w:val="none" w:sz="0" w:space="0" w:color="auto"/>
              </w:divBdr>
            </w:div>
            <w:div w:id="1694847074">
              <w:marLeft w:val="0"/>
              <w:marRight w:val="0"/>
              <w:marTop w:val="0"/>
              <w:marBottom w:val="0"/>
              <w:divBdr>
                <w:top w:val="none" w:sz="0" w:space="0" w:color="auto"/>
                <w:left w:val="none" w:sz="0" w:space="0" w:color="auto"/>
                <w:bottom w:val="none" w:sz="0" w:space="0" w:color="auto"/>
                <w:right w:val="none" w:sz="0" w:space="0" w:color="auto"/>
              </w:divBdr>
            </w:div>
            <w:div w:id="1725635320">
              <w:marLeft w:val="0"/>
              <w:marRight w:val="0"/>
              <w:marTop w:val="0"/>
              <w:marBottom w:val="0"/>
              <w:divBdr>
                <w:top w:val="none" w:sz="0" w:space="0" w:color="auto"/>
                <w:left w:val="none" w:sz="0" w:space="0" w:color="auto"/>
                <w:bottom w:val="none" w:sz="0" w:space="0" w:color="auto"/>
                <w:right w:val="none" w:sz="0" w:space="0" w:color="auto"/>
              </w:divBdr>
            </w:div>
            <w:div w:id="1727485161">
              <w:marLeft w:val="0"/>
              <w:marRight w:val="0"/>
              <w:marTop w:val="0"/>
              <w:marBottom w:val="0"/>
              <w:divBdr>
                <w:top w:val="none" w:sz="0" w:space="0" w:color="auto"/>
                <w:left w:val="none" w:sz="0" w:space="0" w:color="auto"/>
                <w:bottom w:val="none" w:sz="0" w:space="0" w:color="auto"/>
                <w:right w:val="none" w:sz="0" w:space="0" w:color="auto"/>
              </w:divBdr>
            </w:div>
            <w:div w:id="1750425071">
              <w:marLeft w:val="0"/>
              <w:marRight w:val="0"/>
              <w:marTop w:val="0"/>
              <w:marBottom w:val="0"/>
              <w:divBdr>
                <w:top w:val="none" w:sz="0" w:space="0" w:color="auto"/>
                <w:left w:val="none" w:sz="0" w:space="0" w:color="auto"/>
                <w:bottom w:val="none" w:sz="0" w:space="0" w:color="auto"/>
                <w:right w:val="none" w:sz="0" w:space="0" w:color="auto"/>
              </w:divBdr>
            </w:div>
            <w:div w:id="1780951985">
              <w:marLeft w:val="0"/>
              <w:marRight w:val="0"/>
              <w:marTop w:val="0"/>
              <w:marBottom w:val="0"/>
              <w:divBdr>
                <w:top w:val="none" w:sz="0" w:space="0" w:color="auto"/>
                <w:left w:val="none" w:sz="0" w:space="0" w:color="auto"/>
                <w:bottom w:val="none" w:sz="0" w:space="0" w:color="auto"/>
                <w:right w:val="none" w:sz="0" w:space="0" w:color="auto"/>
              </w:divBdr>
            </w:div>
            <w:div w:id="1835680995">
              <w:marLeft w:val="0"/>
              <w:marRight w:val="0"/>
              <w:marTop w:val="0"/>
              <w:marBottom w:val="0"/>
              <w:divBdr>
                <w:top w:val="none" w:sz="0" w:space="0" w:color="auto"/>
                <w:left w:val="none" w:sz="0" w:space="0" w:color="auto"/>
                <w:bottom w:val="none" w:sz="0" w:space="0" w:color="auto"/>
                <w:right w:val="none" w:sz="0" w:space="0" w:color="auto"/>
              </w:divBdr>
            </w:div>
            <w:div w:id="1837069010">
              <w:marLeft w:val="0"/>
              <w:marRight w:val="0"/>
              <w:marTop w:val="0"/>
              <w:marBottom w:val="0"/>
              <w:divBdr>
                <w:top w:val="none" w:sz="0" w:space="0" w:color="auto"/>
                <w:left w:val="none" w:sz="0" w:space="0" w:color="auto"/>
                <w:bottom w:val="none" w:sz="0" w:space="0" w:color="auto"/>
                <w:right w:val="none" w:sz="0" w:space="0" w:color="auto"/>
              </w:divBdr>
            </w:div>
            <w:div w:id="1842113557">
              <w:marLeft w:val="0"/>
              <w:marRight w:val="0"/>
              <w:marTop w:val="0"/>
              <w:marBottom w:val="0"/>
              <w:divBdr>
                <w:top w:val="none" w:sz="0" w:space="0" w:color="auto"/>
                <w:left w:val="none" w:sz="0" w:space="0" w:color="auto"/>
                <w:bottom w:val="none" w:sz="0" w:space="0" w:color="auto"/>
                <w:right w:val="none" w:sz="0" w:space="0" w:color="auto"/>
              </w:divBdr>
            </w:div>
            <w:div w:id="1854494200">
              <w:marLeft w:val="0"/>
              <w:marRight w:val="0"/>
              <w:marTop w:val="0"/>
              <w:marBottom w:val="0"/>
              <w:divBdr>
                <w:top w:val="none" w:sz="0" w:space="0" w:color="auto"/>
                <w:left w:val="none" w:sz="0" w:space="0" w:color="auto"/>
                <w:bottom w:val="none" w:sz="0" w:space="0" w:color="auto"/>
                <w:right w:val="none" w:sz="0" w:space="0" w:color="auto"/>
              </w:divBdr>
            </w:div>
            <w:div w:id="1856000422">
              <w:marLeft w:val="0"/>
              <w:marRight w:val="0"/>
              <w:marTop w:val="0"/>
              <w:marBottom w:val="0"/>
              <w:divBdr>
                <w:top w:val="none" w:sz="0" w:space="0" w:color="auto"/>
                <w:left w:val="none" w:sz="0" w:space="0" w:color="auto"/>
                <w:bottom w:val="none" w:sz="0" w:space="0" w:color="auto"/>
                <w:right w:val="none" w:sz="0" w:space="0" w:color="auto"/>
              </w:divBdr>
            </w:div>
            <w:div w:id="1874725689">
              <w:marLeft w:val="0"/>
              <w:marRight w:val="0"/>
              <w:marTop w:val="0"/>
              <w:marBottom w:val="0"/>
              <w:divBdr>
                <w:top w:val="none" w:sz="0" w:space="0" w:color="auto"/>
                <w:left w:val="none" w:sz="0" w:space="0" w:color="auto"/>
                <w:bottom w:val="none" w:sz="0" w:space="0" w:color="auto"/>
                <w:right w:val="none" w:sz="0" w:space="0" w:color="auto"/>
              </w:divBdr>
            </w:div>
            <w:div w:id="1917588639">
              <w:marLeft w:val="0"/>
              <w:marRight w:val="0"/>
              <w:marTop w:val="0"/>
              <w:marBottom w:val="0"/>
              <w:divBdr>
                <w:top w:val="none" w:sz="0" w:space="0" w:color="auto"/>
                <w:left w:val="none" w:sz="0" w:space="0" w:color="auto"/>
                <w:bottom w:val="none" w:sz="0" w:space="0" w:color="auto"/>
                <w:right w:val="none" w:sz="0" w:space="0" w:color="auto"/>
              </w:divBdr>
            </w:div>
            <w:div w:id="1925606208">
              <w:marLeft w:val="0"/>
              <w:marRight w:val="0"/>
              <w:marTop w:val="0"/>
              <w:marBottom w:val="0"/>
              <w:divBdr>
                <w:top w:val="none" w:sz="0" w:space="0" w:color="auto"/>
                <w:left w:val="none" w:sz="0" w:space="0" w:color="auto"/>
                <w:bottom w:val="none" w:sz="0" w:space="0" w:color="auto"/>
                <w:right w:val="none" w:sz="0" w:space="0" w:color="auto"/>
              </w:divBdr>
            </w:div>
            <w:div w:id="1931086688">
              <w:marLeft w:val="0"/>
              <w:marRight w:val="0"/>
              <w:marTop w:val="0"/>
              <w:marBottom w:val="0"/>
              <w:divBdr>
                <w:top w:val="none" w:sz="0" w:space="0" w:color="auto"/>
                <w:left w:val="none" w:sz="0" w:space="0" w:color="auto"/>
                <w:bottom w:val="none" w:sz="0" w:space="0" w:color="auto"/>
                <w:right w:val="none" w:sz="0" w:space="0" w:color="auto"/>
              </w:divBdr>
            </w:div>
            <w:div w:id="1932271363">
              <w:marLeft w:val="0"/>
              <w:marRight w:val="0"/>
              <w:marTop w:val="0"/>
              <w:marBottom w:val="0"/>
              <w:divBdr>
                <w:top w:val="none" w:sz="0" w:space="0" w:color="auto"/>
                <w:left w:val="none" w:sz="0" w:space="0" w:color="auto"/>
                <w:bottom w:val="none" w:sz="0" w:space="0" w:color="auto"/>
                <w:right w:val="none" w:sz="0" w:space="0" w:color="auto"/>
              </w:divBdr>
            </w:div>
            <w:div w:id="1937665580">
              <w:marLeft w:val="0"/>
              <w:marRight w:val="0"/>
              <w:marTop w:val="0"/>
              <w:marBottom w:val="0"/>
              <w:divBdr>
                <w:top w:val="none" w:sz="0" w:space="0" w:color="auto"/>
                <w:left w:val="none" w:sz="0" w:space="0" w:color="auto"/>
                <w:bottom w:val="none" w:sz="0" w:space="0" w:color="auto"/>
                <w:right w:val="none" w:sz="0" w:space="0" w:color="auto"/>
              </w:divBdr>
            </w:div>
            <w:div w:id="1951469742">
              <w:marLeft w:val="0"/>
              <w:marRight w:val="0"/>
              <w:marTop w:val="0"/>
              <w:marBottom w:val="0"/>
              <w:divBdr>
                <w:top w:val="none" w:sz="0" w:space="0" w:color="auto"/>
                <w:left w:val="none" w:sz="0" w:space="0" w:color="auto"/>
                <w:bottom w:val="none" w:sz="0" w:space="0" w:color="auto"/>
                <w:right w:val="none" w:sz="0" w:space="0" w:color="auto"/>
              </w:divBdr>
            </w:div>
            <w:div w:id="1963539836">
              <w:marLeft w:val="0"/>
              <w:marRight w:val="0"/>
              <w:marTop w:val="0"/>
              <w:marBottom w:val="0"/>
              <w:divBdr>
                <w:top w:val="none" w:sz="0" w:space="0" w:color="auto"/>
                <w:left w:val="none" w:sz="0" w:space="0" w:color="auto"/>
                <w:bottom w:val="none" w:sz="0" w:space="0" w:color="auto"/>
                <w:right w:val="none" w:sz="0" w:space="0" w:color="auto"/>
              </w:divBdr>
            </w:div>
            <w:div w:id="1979145678">
              <w:marLeft w:val="0"/>
              <w:marRight w:val="0"/>
              <w:marTop w:val="0"/>
              <w:marBottom w:val="0"/>
              <w:divBdr>
                <w:top w:val="none" w:sz="0" w:space="0" w:color="auto"/>
                <w:left w:val="none" w:sz="0" w:space="0" w:color="auto"/>
                <w:bottom w:val="none" w:sz="0" w:space="0" w:color="auto"/>
                <w:right w:val="none" w:sz="0" w:space="0" w:color="auto"/>
              </w:divBdr>
            </w:div>
            <w:div w:id="1986659144">
              <w:marLeft w:val="0"/>
              <w:marRight w:val="0"/>
              <w:marTop w:val="0"/>
              <w:marBottom w:val="0"/>
              <w:divBdr>
                <w:top w:val="none" w:sz="0" w:space="0" w:color="auto"/>
                <w:left w:val="none" w:sz="0" w:space="0" w:color="auto"/>
                <w:bottom w:val="none" w:sz="0" w:space="0" w:color="auto"/>
                <w:right w:val="none" w:sz="0" w:space="0" w:color="auto"/>
              </w:divBdr>
            </w:div>
            <w:div w:id="1988704464">
              <w:marLeft w:val="0"/>
              <w:marRight w:val="0"/>
              <w:marTop w:val="0"/>
              <w:marBottom w:val="0"/>
              <w:divBdr>
                <w:top w:val="none" w:sz="0" w:space="0" w:color="auto"/>
                <w:left w:val="none" w:sz="0" w:space="0" w:color="auto"/>
                <w:bottom w:val="none" w:sz="0" w:space="0" w:color="auto"/>
                <w:right w:val="none" w:sz="0" w:space="0" w:color="auto"/>
              </w:divBdr>
            </w:div>
            <w:div w:id="2045329119">
              <w:marLeft w:val="0"/>
              <w:marRight w:val="0"/>
              <w:marTop w:val="0"/>
              <w:marBottom w:val="0"/>
              <w:divBdr>
                <w:top w:val="none" w:sz="0" w:space="0" w:color="auto"/>
                <w:left w:val="none" w:sz="0" w:space="0" w:color="auto"/>
                <w:bottom w:val="none" w:sz="0" w:space="0" w:color="auto"/>
                <w:right w:val="none" w:sz="0" w:space="0" w:color="auto"/>
              </w:divBdr>
            </w:div>
            <w:div w:id="2055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8711">
      <w:bodyDiv w:val="1"/>
      <w:marLeft w:val="0"/>
      <w:marRight w:val="0"/>
      <w:marTop w:val="0"/>
      <w:marBottom w:val="0"/>
      <w:divBdr>
        <w:top w:val="none" w:sz="0" w:space="0" w:color="auto"/>
        <w:left w:val="none" w:sz="0" w:space="0" w:color="auto"/>
        <w:bottom w:val="none" w:sz="0" w:space="0" w:color="auto"/>
        <w:right w:val="none" w:sz="0" w:space="0" w:color="auto"/>
      </w:divBdr>
      <w:divsChild>
        <w:div w:id="96149591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8254266">
              <w:marLeft w:val="0"/>
              <w:marRight w:val="0"/>
              <w:marTop w:val="0"/>
              <w:marBottom w:val="0"/>
              <w:divBdr>
                <w:top w:val="none" w:sz="0" w:space="0" w:color="auto"/>
                <w:left w:val="none" w:sz="0" w:space="0" w:color="auto"/>
                <w:bottom w:val="none" w:sz="0" w:space="0" w:color="auto"/>
                <w:right w:val="none" w:sz="0" w:space="0" w:color="auto"/>
              </w:divBdr>
              <w:divsChild>
                <w:div w:id="1745760746">
                  <w:marLeft w:val="0"/>
                  <w:marRight w:val="0"/>
                  <w:marTop w:val="0"/>
                  <w:marBottom w:val="0"/>
                  <w:divBdr>
                    <w:top w:val="none" w:sz="0" w:space="0" w:color="auto"/>
                    <w:left w:val="none" w:sz="0" w:space="0" w:color="auto"/>
                    <w:bottom w:val="none" w:sz="0" w:space="0" w:color="auto"/>
                    <w:right w:val="none" w:sz="0" w:space="0" w:color="auto"/>
                  </w:divBdr>
                  <w:divsChild>
                    <w:div w:id="2039963020">
                      <w:marLeft w:val="0"/>
                      <w:marRight w:val="0"/>
                      <w:marTop w:val="0"/>
                      <w:marBottom w:val="0"/>
                      <w:divBdr>
                        <w:top w:val="none" w:sz="0" w:space="0" w:color="auto"/>
                        <w:left w:val="none" w:sz="0" w:space="0" w:color="auto"/>
                        <w:bottom w:val="none" w:sz="0" w:space="0" w:color="auto"/>
                        <w:right w:val="none" w:sz="0" w:space="0" w:color="auto"/>
                      </w:divBdr>
                      <w:divsChild>
                        <w:div w:id="397749264">
                          <w:marLeft w:val="0"/>
                          <w:marRight w:val="0"/>
                          <w:marTop w:val="0"/>
                          <w:marBottom w:val="0"/>
                          <w:divBdr>
                            <w:top w:val="none" w:sz="0" w:space="0" w:color="auto"/>
                            <w:left w:val="none" w:sz="0" w:space="0" w:color="auto"/>
                            <w:bottom w:val="none" w:sz="0" w:space="0" w:color="auto"/>
                            <w:right w:val="none" w:sz="0" w:space="0" w:color="auto"/>
                          </w:divBdr>
                          <w:divsChild>
                            <w:div w:id="1954172680">
                              <w:marLeft w:val="0"/>
                              <w:marRight w:val="0"/>
                              <w:marTop w:val="0"/>
                              <w:marBottom w:val="0"/>
                              <w:divBdr>
                                <w:top w:val="none" w:sz="0" w:space="0" w:color="auto"/>
                                <w:left w:val="none" w:sz="0" w:space="0" w:color="auto"/>
                                <w:bottom w:val="none" w:sz="0" w:space="0" w:color="auto"/>
                                <w:right w:val="none" w:sz="0" w:space="0" w:color="auto"/>
                              </w:divBdr>
                              <w:divsChild>
                                <w:div w:id="386153266">
                                  <w:marLeft w:val="0"/>
                                  <w:marRight w:val="0"/>
                                  <w:marTop w:val="0"/>
                                  <w:marBottom w:val="0"/>
                                  <w:divBdr>
                                    <w:top w:val="none" w:sz="0" w:space="0" w:color="auto"/>
                                    <w:left w:val="none" w:sz="0" w:space="0" w:color="auto"/>
                                    <w:bottom w:val="none" w:sz="0" w:space="0" w:color="auto"/>
                                    <w:right w:val="none" w:sz="0" w:space="0" w:color="auto"/>
                                  </w:divBdr>
                                  <w:divsChild>
                                    <w:div w:id="1491288986">
                                      <w:marLeft w:val="0"/>
                                      <w:marRight w:val="0"/>
                                      <w:marTop w:val="0"/>
                                      <w:marBottom w:val="0"/>
                                      <w:divBdr>
                                        <w:top w:val="none" w:sz="0" w:space="0" w:color="auto"/>
                                        <w:left w:val="none" w:sz="0" w:space="0" w:color="auto"/>
                                        <w:bottom w:val="none" w:sz="0" w:space="0" w:color="auto"/>
                                        <w:right w:val="none" w:sz="0" w:space="0" w:color="auto"/>
                                      </w:divBdr>
                                      <w:divsChild>
                                        <w:div w:id="145898012">
                                          <w:marLeft w:val="0"/>
                                          <w:marRight w:val="0"/>
                                          <w:marTop w:val="0"/>
                                          <w:marBottom w:val="0"/>
                                          <w:divBdr>
                                            <w:top w:val="none" w:sz="0" w:space="0" w:color="auto"/>
                                            <w:left w:val="none" w:sz="0" w:space="0" w:color="auto"/>
                                            <w:bottom w:val="none" w:sz="0" w:space="0" w:color="auto"/>
                                            <w:right w:val="none" w:sz="0" w:space="0" w:color="auto"/>
                                          </w:divBdr>
                                          <w:divsChild>
                                            <w:div w:id="1804614430">
                                              <w:marLeft w:val="0"/>
                                              <w:marRight w:val="0"/>
                                              <w:marTop w:val="0"/>
                                              <w:marBottom w:val="0"/>
                                              <w:divBdr>
                                                <w:top w:val="none" w:sz="0" w:space="0" w:color="auto"/>
                                                <w:left w:val="none" w:sz="0" w:space="0" w:color="auto"/>
                                                <w:bottom w:val="none" w:sz="0" w:space="0" w:color="auto"/>
                                                <w:right w:val="none" w:sz="0" w:space="0" w:color="auto"/>
                                              </w:divBdr>
                                              <w:divsChild>
                                                <w:div w:id="2081906671">
                                                  <w:marLeft w:val="0"/>
                                                  <w:marRight w:val="0"/>
                                                  <w:marTop w:val="0"/>
                                                  <w:marBottom w:val="0"/>
                                                  <w:divBdr>
                                                    <w:top w:val="none" w:sz="0" w:space="0" w:color="auto"/>
                                                    <w:left w:val="none" w:sz="0" w:space="0" w:color="auto"/>
                                                    <w:bottom w:val="none" w:sz="0" w:space="0" w:color="auto"/>
                                                    <w:right w:val="none" w:sz="0" w:space="0" w:color="auto"/>
                                                  </w:divBdr>
                                                  <w:divsChild>
                                                    <w:div w:id="1687440526">
                                                      <w:marLeft w:val="0"/>
                                                      <w:marRight w:val="0"/>
                                                      <w:marTop w:val="0"/>
                                                      <w:marBottom w:val="0"/>
                                                      <w:divBdr>
                                                        <w:top w:val="none" w:sz="0" w:space="0" w:color="auto"/>
                                                        <w:left w:val="none" w:sz="0" w:space="0" w:color="auto"/>
                                                        <w:bottom w:val="none" w:sz="0" w:space="0" w:color="auto"/>
                                                        <w:right w:val="none" w:sz="0" w:space="0" w:color="auto"/>
                                                      </w:divBdr>
                                                      <w:divsChild>
                                                        <w:div w:id="1117143501">
                                                          <w:marLeft w:val="0"/>
                                                          <w:marRight w:val="0"/>
                                                          <w:marTop w:val="0"/>
                                                          <w:marBottom w:val="0"/>
                                                          <w:divBdr>
                                                            <w:top w:val="none" w:sz="0" w:space="0" w:color="auto"/>
                                                            <w:left w:val="none" w:sz="0" w:space="0" w:color="auto"/>
                                                            <w:bottom w:val="none" w:sz="0" w:space="0" w:color="auto"/>
                                                            <w:right w:val="none" w:sz="0" w:space="0" w:color="auto"/>
                                                          </w:divBdr>
                                                          <w:divsChild>
                                                            <w:div w:id="1604606884">
                                                              <w:marLeft w:val="0"/>
                                                              <w:marRight w:val="0"/>
                                                              <w:marTop w:val="0"/>
                                                              <w:marBottom w:val="0"/>
                                                              <w:divBdr>
                                                                <w:top w:val="none" w:sz="0" w:space="0" w:color="auto"/>
                                                                <w:left w:val="none" w:sz="0" w:space="0" w:color="auto"/>
                                                                <w:bottom w:val="none" w:sz="0" w:space="0" w:color="auto"/>
                                                                <w:right w:val="none" w:sz="0" w:space="0" w:color="auto"/>
                                                              </w:divBdr>
                                                              <w:divsChild>
                                                                <w:div w:id="1228998475">
                                                                  <w:marLeft w:val="0"/>
                                                                  <w:marRight w:val="0"/>
                                                                  <w:marTop w:val="0"/>
                                                                  <w:marBottom w:val="0"/>
                                                                  <w:divBdr>
                                                                    <w:top w:val="none" w:sz="0" w:space="0" w:color="auto"/>
                                                                    <w:left w:val="none" w:sz="0" w:space="0" w:color="auto"/>
                                                                    <w:bottom w:val="none" w:sz="0" w:space="0" w:color="auto"/>
                                                                    <w:right w:val="none" w:sz="0" w:space="0" w:color="auto"/>
                                                                  </w:divBdr>
                                                                  <w:divsChild>
                                                                    <w:div w:id="93247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73229471">
      <w:bodyDiv w:val="1"/>
      <w:marLeft w:val="0"/>
      <w:marRight w:val="0"/>
      <w:marTop w:val="0"/>
      <w:marBottom w:val="0"/>
      <w:divBdr>
        <w:top w:val="none" w:sz="0" w:space="0" w:color="auto"/>
        <w:left w:val="none" w:sz="0" w:space="0" w:color="auto"/>
        <w:bottom w:val="none" w:sz="0" w:space="0" w:color="auto"/>
        <w:right w:val="none" w:sz="0" w:space="0" w:color="auto"/>
      </w:divBdr>
      <w:divsChild>
        <w:div w:id="1483502855">
          <w:marLeft w:val="0"/>
          <w:marRight w:val="0"/>
          <w:marTop w:val="0"/>
          <w:marBottom w:val="0"/>
          <w:divBdr>
            <w:top w:val="none" w:sz="0" w:space="0" w:color="auto"/>
            <w:left w:val="none" w:sz="0" w:space="0" w:color="auto"/>
            <w:bottom w:val="none" w:sz="0" w:space="0" w:color="auto"/>
            <w:right w:val="none" w:sz="0" w:space="0" w:color="auto"/>
          </w:divBdr>
          <w:divsChild>
            <w:div w:id="1382248451">
              <w:marLeft w:val="0"/>
              <w:marRight w:val="0"/>
              <w:marTop w:val="0"/>
              <w:marBottom w:val="0"/>
              <w:divBdr>
                <w:top w:val="none" w:sz="0" w:space="0" w:color="auto"/>
                <w:left w:val="none" w:sz="0" w:space="0" w:color="auto"/>
                <w:bottom w:val="none" w:sz="0" w:space="0" w:color="auto"/>
                <w:right w:val="none" w:sz="0" w:space="0" w:color="auto"/>
              </w:divBdr>
            </w:div>
            <w:div w:id="1093286130">
              <w:marLeft w:val="0"/>
              <w:marRight w:val="0"/>
              <w:marTop w:val="0"/>
              <w:marBottom w:val="0"/>
              <w:divBdr>
                <w:top w:val="none" w:sz="0" w:space="0" w:color="auto"/>
                <w:left w:val="none" w:sz="0" w:space="0" w:color="auto"/>
                <w:bottom w:val="none" w:sz="0" w:space="0" w:color="auto"/>
                <w:right w:val="none" w:sz="0" w:space="0" w:color="auto"/>
              </w:divBdr>
            </w:div>
            <w:div w:id="1182669731">
              <w:marLeft w:val="0"/>
              <w:marRight w:val="0"/>
              <w:marTop w:val="0"/>
              <w:marBottom w:val="0"/>
              <w:divBdr>
                <w:top w:val="none" w:sz="0" w:space="0" w:color="auto"/>
                <w:left w:val="none" w:sz="0" w:space="0" w:color="auto"/>
                <w:bottom w:val="none" w:sz="0" w:space="0" w:color="auto"/>
                <w:right w:val="none" w:sz="0" w:space="0" w:color="auto"/>
              </w:divBdr>
            </w:div>
            <w:div w:id="1599438809">
              <w:marLeft w:val="0"/>
              <w:marRight w:val="0"/>
              <w:marTop w:val="0"/>
              <w:marBottom w:val="0"/>
              <w:divBdr>
                <w:top w:val="none" w:sz="0" w:space="0" w:color="auto"/>
                <w:left w:val="none" w:sz="0" w:space="0" w:color="auto"/>
                <w:bottom w:val="none" w:sz="0" w:space="0" w:color="auto"/>
                <w:right w:val="none" w:sz="0" w:space="0" w:color="auto"/>
              </w:divBdr>
            </w:div>
            <w:div w:id="1216358978">
              <w:marLeft w:val="0"/>
              <w:marRight w:val="0"/>
              <w:marTop w:val="0"/>
              <w:marBottom w:val="0"/>
              <w:divBdr>
                <w:top w:val="none" w:sz="0" w:space="0" w:color="auto"/>
                <w:left w:val="none" w:sz="0" w:space="0" w:color="auto"/>
                <w:bottom w:val="none" w:sz="0" w:space="0" w:color="auto"/>
                <w:right w:val="none" w:sz="0" w:space="0" w:color="auto"/>
              </w:divBdr>
            </w:div>
            <w:div w:id="1223444100">
              <w:marLeft w:val="0"/>
              <w:marRight w:val="0"/>
              <w:marTop w:val="0"/>
              <w:marBottom w:val="0"/>
              <w:divBdr>
                <w:top w:val="none" w:sz="0" w:space="0" w:color="auto"/>
                <w:left w:val="none" w:sz="0" w:space="0" w:color="auto"/>
                <w:bottom w:val="none" w:sz="0" w:space="0" w:color="auto"/>
                <w:right w:val="none" w:sz="0" w:space="0" w:color="auto"/>
              </w:divBdr>
            </w:div>
            <w:div w:id="1554466135">
              <w:marLeft w:val="0"/>
              <w:marRight w:val="0"/>
              <w:marTop w:val="0"/>
              <w:marBottom w:val="0"/>
              <w:divBdr>
                <w:top w:val="none" w:sz="0" w:space="0" w:color="auto"/>
                <w:left w:val="none" w:sz="0" w:space="0" w:color="auto"/>
                <w:bottom w:val="none" w:sz="0" w:space="0" w:color="auto"/>
                <w:right w:val="none" w:sz="0" w:space="0" w:color="auto"/>
              </w:divBdr>
            </w:div>
            <w:div w:id="621805997">
              <w:marLeft w:val="0"/>
              <w:marRight w:val="0"/>
              <w:marTop w:val="0"/>
              <w:marBottom w:val="0"/>
              <w:divBdr>
                <w:top w:val="none" w:sz="0" w:space="0" w:color="auto"/>
                <w:left w:val="none" w:sz="0" w:space="0" w:color="auto"/>
                <w:bottom w:val="none" w:sz="0" w:space="0" w:color="auto"/>
                <w:right w:val="none" w:sz="0" w:space="0" w:color="auto"/>
              </w:divBdr>
            </w:div>
            <w:div w:id="1084373870">
              <w:marLeft w:val="0"/>
              <w:marRight w:val="0"/>
              <w:marTop w:val="0"/>
              <w:marBottom w:val="0"/>
              <w:divBdr>
                <w:top w:val="none" w:sz="0" w:space="0" w:color="auto"/>
                <w:left w:val="none" w:sz="0" w:space="0" w:color="auto"/>
                <w:bottom w:val="none" w:sz="0" w:space="0" w:color="auto"/>
                <w:right w:val="none" w:sz="0" w:space="0" w:color="auto"/>
              </w:divBdr>
            </w:div>
            <w:div w:id="1913615190">
              <w:marLeft w:val="0"/>
              <w:marRight w:val="0"/>
              <w:marTop w:val="0"/>
              <w:marBottom w:val="0"/>
              <w:divBdr>
                <w:top w:val="none" w:sz="0" w:space="0" w:color="auto"/>
                <w:left w:val="none" w:sz="0" w:space="0" w:color="auto"/>
                <w:bottom w:val="none" w:sz="0" w:space="0" w:color="auto"/>
                <w:right w:val="none" w:sz="0" w:space="0" w:color="auto"/>
              </w:divBdr>
            </w:div>
            <w:div w:id="1252399440">
              <w:marLeft w:val="0"/>
              <w:marRight w:val="0"/>
              <w:marTop w:val="0"/>
              <w:marBottom w:val="0"/>
              <w:divBdr>
                <w:top w:val="none" w:sz="0" w:space="0" w:color="auto"/>
                <w:left w:val="none" w:sz="0" w:space="0" w:color="auto"/>
                <w:bottom w:val="none" w:sz="0" w:space="0" w:color="auto"/>
                <w:right w:val="none" w:sz="0" w:space="0" w:color="auto"/>
              </w:divBdr>
            </w:div>
            <w:div w:id="484050702">
              <w:marLeft w:val="0"/>
              <w:marRight w:val="0"/>
              <w:marTop w:val="0"/>
              <w:marBottom w:val="0"/>
              <w:divBdr>
                <w:top w:val="none" w:sz="0" w:space="0" w:color="auto"/>
                <w:left w:val="none" w:sz="0" w:space="0" w:color="auto"/>
                <w:bottom w:val="none" w:sz="0" w:space="0" w:color="auto"/>
                <w:right w:val="none" w:sz="0" w:space="0" w:color="auto"/>
              </w:divBdr>
            </w:div>
            <w:div w:id="493035658">
              <w:marLeft w:val="0"/>
              <w:marRight w:val="0"/>
              <w:marTop w:val="0"/>
              <w:marBottom w:val="0"/>
              <w:divBdr>
                <w:top w:val="none" w:sz="0" w:space="0" w:color="auto"/>
                <w:left w:val="none" w:sz="0" w:space="0" w:color="auto"/>
                <w:bottom w:val="none" w:sz="0" w:space="0" w:color="auto"/>
                <w:right w:val="none" w:sz="0" w:space="0" w:color="auto"/>
              </w:divBdr>
            </w:div>
            <w:div w:id="1349061653">
              <w:marLeft w:val="0"/>
              <w:marRight w:val="0"/>
              <w:marTop w:val="0"/>
              <w:marBottom w:val="0"/>
              <w:divBdr>
                <w:top w:val="none" w:sz="0" w:space="0" w:color="auto"/>
                <w:left w:val="none" w:sz="0" w:space="0" w:color="auto"/>
                <w:bottom w:val="none" w:sz="0" w:space="0" w:color="auto"/>
                <w:right w:val="none" w:sz="0" w:space="0" w:color="auto"/>
              </w:divBdr>
            </w:div>
            <w:div w:id="378558000">
              <w:marLeft w:val="0"/>
              <w:marRight w:val="0"/>
              <w:marTop w:val="0"/>
              <w:marBottom w:val="0"/>
              <w:divBdr>
                <w:top w:val="none" w:sz="0" w:space="0" w:color="auto"/>
                <w:left w:val="none" w:sz="0" w:space="0" w:color="auto"/>
                <w:bottom w:val="none" w:sz="0" w:space="0" w:color="auto"/>
                <w:right w:val="none" w:sz="0" w:space="0" w:color="auto"/>
              </w:divBdr>
            </w:div>
            <w:div w:id="214435834">
              <w:marLeft w:val="0"/>
              <w:marRight w:val="0"/>
              <w:marTop w:val="0"/>
              <w:marBottom w:val="0"/>
              <w:divBdr>
                <w:top w:val="none" w:sz="0" w:space="0" w:color="auto"/>
                <w:left w:val="none" w:sz="0" w:space="0" w:color="auto"/>
                <w:bottom w:val="none" w:sz="0" w:space="0" w:color="auto"/>
                <w:right w:val="none" w:sz="0" w:space="0" w:color="auto"/>
              </w:divBdr>
            </w:div>
            <w:div w:id="154103932">
              <w:marLeft w:val="0"/>
              <w:marRight w:val="0"/>
              <w:marTop w:val="0"/>
              <w:marBottom w:val="0"/>
              <w:divBdr>
                <w:top w:val="none" w:sz="0" w:space="0" w:color="auto"/>
                <w:left w:val="none" w:sz="0" w:space="0" w:color="auto"/>
                <w:bottom w:val="none" w:sz="0" w:space="0" w:color="auto"/>
                <w:right w:val="none" w:sz="0" w:space="0" w:color="auto"/>
              </w:divBdr>
            </w:div>
            <w:div w:id="1781561453">
              <w:marLeft w:val="0"/>
              <w:marRight w:val="0"/>
              <w:marTop w:val="0"/>
              <w:marBottom w:val="0"/>
              <w:divBdr>
                <w:top w:val="none" w:sz="0" w:space="0" w:color="auto"/>
                <w:left w:val="none" w:sz="0" w:space="0" w:color="auto"/>
                <w:bottom w:val="none" w:sz="0" w:space="0" w:color="auto"/>
                <w:right w:val="none" w:sz="0" w:space="0" w:color="auto"/>
              </w:divBdr>
            </w:div>
            <w:div w:id="213125420">
              <w:marLeft w:val="0"/>
              <w:marRight w:val="0"/>
              <w:marTop w:val="0"/>
              <w:marBottom w:val="0"/>
              <w:divBdr>
                <w:top w:val="none" w:sz="0" w:space="0" w:color="auto"/>
                <w:left w:val="none" w:sz="0" w:space="0" w:color="auto"/>
                <w:bottom w:val="none" w:sz="0" w:space="0" w:color="auto"/>
                <w:right w:val="none" w:sz="0" w:space="0" w:color="auto"/>
              </w:divBdr>
            </w:div>
            <w:div w:id="2041274526">
              <w:marLeft w:val="0"/>
              <w:marRight w:val="0"/>
              <w:marTop w:val="0"/>
              <w:marBottom w:val="0"/>
              <w:divBdr>
                <w:top w:val="none" w:sz="0" w:space="0" w:color="auto"/>
                <w:left w:val="none" w:sz="0" w:space="0" w:color="auto"/>
                <w:bottom w:val="none" w:sz="0" w:space="0" w:color="auto"/>
                <w:right w:val="none" w:sz="0" w:space="0" w:color="auto"/>
              </w:divBdr>
            </w:div>
            <w:div w:id="1059741261">
              <w:marLeft w:val="0"/>
              <w:marRight w:val="0"/>
              <w:marTop w:val="0"/>
              <w:marBottom w:val="0"/>
              <w:divBdr>
                <w:top w:val="none" w:sz="0" w:space="0" w:color="auto"/>
                <w:left w:val="none" w:sz="0" w:space="0" w:color="auto"/>
                <w:bottom w:val="none" w:sz="0" w:space="0" w:color="auto"/>
                <w:right w:val="none" w:sz="0" w:space="0" w:color="auto"/>
              </w:divBdr>
            </w:div>
            <w:div w:id="1423145237">
              <w:marLeft w:val="0"/>
              <w:marRight w:val="0"/>
              <w:marTop w:val="0"/>
              <w:marBottom w:val="0"/>
              <w:divBdr>
                <w:top w:val="none" w:sz="0" w:space="0" w:color="auto"/>
                <w:left w:val="none" w:sz="0" w:space="0" w:color="auto"/>
                <w:bottom w:val="none" w:sz="0" w:space="0" w:color="auto"/>
                <w:right w:val="none" w:sz="0" w:space="0" w:color="auto"/>
              </w:divBdr>
            </w:div>
            <w:div w:id="1170289018">
              <w:marLeft w:val="0"/>
              <w:marRight w:val="0"/>
              <w:marTop w:val="0"/>
              <w:marBottom w:val="0"/>
              <w:divBdr>
                <w:top w:val="none" w:sz="0" w:space="0" w:color="auto"/>
                <w:left w:val="none" w:sz="0" w:space="0" w:color="auto"/>
                <w:bottom w:val="none" w:sz="0" w:space="0" w:color="auto"/>
                <w:right w:val="none" w:sz="0" w:space="0" w:color="auto"/>
              </w:divBdr>
            </w:div>
            <w:div w:id="652951702">
              <w:marLeft w:val="0"/>
              <w:marRight w:val="0"/>
              <w:marTop w:val="0"/>
              <w:marBottom w:val="0"/>
              <w:divBdr>
                <w:top w:val="none" w:sz="0" w:space="0" w:color="auto"/>
                <w:left w:val="none" w:sz="0" w:space="0" w:color="auto"/>
                <w:bottom w:val="none" w:sz="0" w:space="0" w:color="auto"/>
                <w:right w:val="none" w:sz="0" w:space="0" w:color="auto"/>
              </w:divBdr>
            </w:div>
            <w:div w:id="1402631880">
              <w:marLeft w:val="0"/>
              <w:marRight w:val="0"/>
              <w:marTop w:val="0"/>
              <w:marBottom w:val="0"/>
              <w:divBdr>
                <w:top w:val="none" w:sz="0" w:space="0" w:color="auto"/>
                <w:left w:val="none" w:sz="0" w:space="0" w:color="auto"/>
                <w:bottom w:val="none" w:sz="0" w:space="0" w:color="auto"/>
                <w:right w:val="none" w:sz="0" w:space="0" w:color="auto"/>
              </w:divBdr>
            </w:div>
            <w:div w:id="135100621">
              <w:marLeft w:val="0"/>
              <w:marRight w:val="0"/>
              <w:marTop w:val="0"/>
              <w:marBottom w:val="0"/>
              <w:divBdr>
                <w:top w:val="none" w:sz="0" w:space="0" w:color="auto"/>
                <w:left w:val="none" w:sz="0" w:space="0" w:color="auto"/>
                <w:bottom w:val="none" w:sz="0" w:space="0" w:color="auto"/>
                <w:right w:val="none" w:sz="0" w:space="0" w:color="auto"/>
              </w:divBdr>
            </w:div>
            <w:div w:id="1905869671">
              <w:marLeft w:val="0"/>
              <w:marRight w:val="0"/>
              <w:marTop w:val="0"/>
              <w:marBottom w:val="0"/>
              <w:divBdr>
                <w:top w:val="none" w:sz="0" w:space="0" w:color="auto"/>
                <w:left w:val="none" w:sz="0" w:space="0" w:color="auto"/>
                <w:bottom w:val="none" w:sz="0" w:space="0" w:color="auto"/>
                <w:right w:val="none" w:sz="0" w:space="0" w:color="auto"/>
              </w:divBdr>
            </w:div>
            <w:div w:id="1478498814">
              <w:marLeft w:val="0"/>
              <w:marRight w:val="0"/>
              <w:marTop w:val="0"/>
              <w:marBottom w:val="0"/>
              <w:divBdr>
                <w:top w:val="none" w:sz="0" w:space="0" w:color="auto"/>
                <w:left w:val="none" w:sz="0" w:space="0" w:color="auto"/>
                <w:bottom w:val="none" w:sz="0" w:space="0" w:color="auto"/>
                <w:right w:val="none" w:sz="0" w:space="0" w:color="auto"/>
              </w:divBdr>
            </w:div>
            <w:div w:id="1095177139">
              <w:marLeft w:val="0"/>
              <w:marRight w:val="0"/>
              <w:marTop w:val="0"/>
              <w:marBottom w:val="0"/>
              <w:divBdr>
                <w:top w:val="none" w:sz="0" w:space="0" w:color="auto"/>
                <w:left w:val="none" w:sz="0" w:space="0" w:color="auto"/>
                <w:bottom w:val="none" w:sz="0" w:space="0" w:color="auto"/>
                <w:right w:val="none" w:sz="0" w:space="0" w:color="auto"/>
              </w:divBdr>
            </w:div>
            <w:div w:id="917056775">
              <w:marLeft w:val="0"/>
              <w:marRight w:val="0"/>
              <w:marTop w:val="0"/>
              <w:marBottom w:val="0"/>
              <w:divBdr>
                <w:top w:val="none" w:sz="0" w:space="0" w:color="auto"/>
                <w:left w:val="none" w:sz="0" w:space="0" w:color="auto"/>
                <w:bottom w:val="none" w:sz="0" w:space="0" w:color="auto"/>
                <w:right w:val="none" w:sz="0" w:space="0" w:color="auto"/>
              </w:divBdr>
            </w:div>
            <w:div w:id="1817917518">
              <w:marLeft w:val="0"/>
              <w:marRight w:val="0"/>
              <w:marTop w:val="0"/>
              <w:marBottom w:val="0"/>
              <w:divBdr>
                <w:top w:val="none" w:sz="0" w:space="0" w:color="auto"/>
                <w:left w:val="none" w:sz="0" w:space="0" w:color="auto"/>
                <w:bottom w:val="none" w:sz="0" w:space="0" w:color="auto"/>
                <w:right w:val="none" w:sz="0" w:space="0" w:color="auto"/>
              </w:divBdr>
            </w:div>
            <w:div w:id="559172762">
              <w:marLeft w:val="0"/>
              <w:marRight w:val="0"/>
              <w:marTop w:val="0"/>
              <w:marBottom w:val="0"/>
              <w:divBdr>
                <w:top w:val="none" w:sz="0" w:space="0" w:color="auto"/>
                <w:left w:val="none" w:sz="0" w:space="0" w:color="auto"/>
                <w:bottom w:val="none" w:sz="0" w:space="0" w:color="auto"/>
                <w:right w:val="none" w:sz="0" w:space="0" w:color="auto"/>
              </w:divBdr>
            </w:div>
            <w:div w:id="1490556277">
              <w:marLeft w:val="0"/>
              <w:marRight w:val="0"/>
              <w:marTop w:val="0"/>
              <w:marBottom w:val="0"/>
              <w:divBdr>
                <w:top w:val="none" w:sz="0" w:space="0" w:color="auto"/>
                <w:left w:val="none" w:sz="0" w:space="0" w:color="auto"/>
                <w:bottom w:val="none" w:sz="0" w:space="0" w:color="auto"/>
                <w:right w:val="none" w:sz="0" w:space="0" w:color="auto"/>
              </w:divBdr>
            </w:div>
            <w:div w:id="887958225">
              <w:marLeft w:val="0"/>
              <w:marRight w:val="0"/>
              <w:marTop w:val="0"/>
              <w:marBottom w:val="0"/>
              <w:divBdr>
                <w:top w:val="none" w:sz="0" w:space="0" w:color="auto"/>
                <w:left w:val="none" w:sz="0" w:space="0" w:color="auto"/>
                <w:bottom w:val="none" w:sz="0" w:space="0" w:color="auto"/>
                <w:right w:val="none" w:sz="0" w:space="0" w:color="auto"/>
              </w:divBdr>
            </w:div>
            <w:div w:id="489175028">
              <w:marLeft w:val="0"/>
              <w:marRight w:val="0"/>
              <w:marTop w:val="0"/>
              <w:marBottom w:val="0"/>
              <w:divBdr>
                <w:top w:val="none" w:sz="0" w:space="0" w:color="auto"/>
                <w:left w:val="none" w:sz="0" w:space="0" w:color="auto"/>
                <w:bottom w:val="none" w:sz="0" w:space="0" w:color="auto"/>
                <w:right w:val="none" w:sz="0" w:space="0" w:color="auto"/>
              </w:divBdr>
            </w:div>
            <w:div w:id="901335711">
              <w:marLeft w:val="0"/>
              <w:marRight w:val="0"/>
              <w:marTop w:val="0"/>
              <w:marBottom w:val="0"/>
              <w:divBdr>
                <w:top w:val="none" w:sz="0" w:space="0" w:color="auto"/>
                <w:left w:val="none" w:sz="0" w:space="0" w:color="auto"/>
                <w:bottom w:val="none" w:sz="0" w:space="0" w:color="auto"/>
                <w:right w:val="none" w:sz="0" w:space="0" w:color="auto"/>
              </w:divBdr>
            </w:div>
            <w:div w:id="1408571074">
              <w:marLeft w:val="0"/>
              <w:marRight w:val="0"/>
              <w:marTop w:val="0"/>
              <w:marBottom w:val="0"/>
              <w:divBdr>
                <w:top w:val="none" w:sz="0" w:space="0" w:color="auto"/>
                <w:left w:val="none" w:sz="0" w:space="0" w:color="auto"/>
                <w:bottom w:val="none" w:sz="0" w:space="0" w:color="auto"/>
                <w:right w:val="none" w:sz="0" w:space="0" w:color="auto"/>
              </w:divBdr>
            </w:div>
            <w:div w:id="794757897">
              <w:marLeft w:val="0"/>
              <w:marRight w:val="0"/>
              <w:marTop w:val="0"/>
              <w:marBottom w:val="0"/>
              <w:divBdr>
                <w:top w:val="none" w:sz="0" w:space="0" w:color="auto"/>
                <w:left w:val="none" w:sz="0" w:space="0" w:color="auto"/>
                <w:bottom w:val="none" w:sz="0" w:space="0" w:color="auto"/>
                <w:right w:val="none" w:sz="0" w:space="0" w:color="auto"/>
              </w:divBdr>
            </w:div>
            <w:div w:id="1788310737">
              <w:marLeft w:val="0"/>
              <w:marRight w:val="0"/>
              <w:marTop w:val="0"/>
              <w:marBottom w:val="0"/>
              <w:divBdr>
                <w:top w:val="none" w:sz="0" w:space="0" w:color="auto"/>
                <w:left w:val="none" w:sz="0" w:space="0" w:color="auto"/>
                <w:bottom w:val="none" w:sz="0" w:space="0" w:color="auto"/>
                <w:right w:val="none" w:sz="0" w:space="0" w:color="auto"/>
              </w:divBdr>
            </w:div>
            <w:div w:id="601378837">
              <w:marLeft w:val="0"/>
              <w:marRight w:val="0"/>
              <w:marTop w:val="0"/>
              <w:marBottom w:val="0"/>
              <w:divBdr>
                <w:top w:val="none" w:sz="0" w:space="0" w:color="auto"/>
                <w:left w:val="none" w:sz="0" w:space="0" w:color="auto"/>
                <w:bottom w:val="none" w:sz="0" w:space="0" w:color="auto"/>
                <w:right w:val="none" w:sz="0" w:space="0" w:color="auto"/>
              </w:divBdr>
            </w:div>
            <w:div w:id="1440877932">
              <w:marLeft w:val="0"/>
              <w:marRight w:val="0"/>
              <w:marTop w:val="0"/>
              <w:marBottom w:val="0"/>
              <w:divBdr>
                <w:top w:val="none" w:sz="0" w:space="0" w:color="auto"/>
                <w:left w:val="none" w:sz="0" w:space="0" w:color="auto"/>
                <w:bottom w:val="none" w:sz="0" w:space="0" w:color="auto"/>
                <w:right w:val="none" w:sz="0" w:space="0" w:color="auto"/>
              </w:divBdr>
            </w:div>
            <w:div w:id="2141653814">
              <w:marLeft w:val="0"/>
              <w:marRight w:val="0"/>
              <w:marTop w:val="0"/>
              <w:marBottom w:val="0"/>
              <w:divBdr>
                <w:top w:val="none" w:sz="0" w:space="0" w:color="auto"/>
                <w:left w:val="none" w:sz="0" w:space="0" w:color="auto"/>
                <w:bottom w:val="none" w:sz="0" w:space="0" w:color="auto"/>
                <w:right w:val="none" w:sz="0" w:space="0" w:color="auto"/>
              </w:divBdr>
            </w:div>
            <w:div w:id="828133569">
              <w:marLeft w:val="0"/>
              <w:marRight w:val="0"/>
              <w:marTop w:val="0"/>
              <w:marBottom w:val="0"/>
              <w:divBdr>
                <w:top w:val="none" w:sz="0" w:space="0" w:color="auto"/>
                <w:left w:val="none" w:sz="0" w:space="0" w:color="auto"/>
                <w:bottom w:val="none" w:sz="0" w:space="0" w:color="auto"/>
                <w:right w:val="none" w:sz="0" w:space="0" w:color="auto"/>
              </w:divBdr>
            </w:div>
            <w:div w:id="748423936">
              <w:marLeft w:val="0"/>
              <w:marRight w:val="0"/>
              <w:marTop w:val="0"/>
              <w:marBottom w:val="0"/>
              <w:divBdr>
                <w:top w:val="none" w:sz="0" w:space="0" w:color="auto"/>
                <w:left w:val="none" w:sz="0" w:space="0" w:color="auto"/>
                <w:bottom w:val="none" w:sz="0" w:space="0" w:color="auto"/>
                <w:right w:val="none" w:sz="0" w:space="0" w:color="auto"/>
              </w:divBdr>
            </w:div>
            <w:div w:id="296300963">
              <w:marLeft w:val="0"/>
              <w:marRight w:val="0"/>
              <w:marTop w:val="0"/>
              <w:marBottom w:val="0"/>
              <w:divBdr>
                <w:top w:val="none" w:sz="0" w:space="0" w:color="auto"/>
                <w:left w:val="none" w:sz="0" w:space="0" w:color="auto"/>
                <w:bottom w:val="none" w:sz="0" w:space="0" w:color="auto"/>
                <w:right w:val="none" w:sz="0" w:space="0" w:color="auto"/>
              </w:divBdr>
            </w:div>
            <w:div w:id="1142428456">
              <w:marLeft w:val="0"/>
              <w:marRight w:val="0"/>
              <w:marTop w:val="0"/>
              <w:marBottom w:val="0"/>
              <w:divBdr>
                <w:top w:val="none" w:sz="0" w:space="0" w:color="auto"/>
                <w:left w:val="none" w:sz="0" w:space="0" w:color="auto"/>
                <w:bottom w:val="none" w:sz="0" w:space="0" w:color="auto"/>
                <w:right w:val="none" w:sz="0" w:space="0" w:color="auto"/>
              </w:divBdr>
            </w:div>
            <w:div w:id="1762288348">
              <w:marLeft w:val="0"/>
              <w:marRight w:val="0"/>
              <w:marTop w:val="0"/>
              <w:marBottom w:val="0"/>
              <w:divBdr>
                <w:top w:val="none" w:sz="0" w:space="0" w:color="auto"/>
                <w:left w:val="none" w:sz="0" w:space="0" w:color="auto"/>
                <w:bottom w:val="none" w:sz="0" w:space="0" w:color="auto"/>
                <w:right w:val="none" w:sz="0" w:space="0" w:color="auto"/>
              </w:divBdr>
            </w:div>
            <w:div w:id="1143229296">
              <w:marLeft w:val="0"/>
              <w:marRight w:val="0"/>
              <w:marTop w:val="0"/>
              <w:marBottom w:val="0"/>
              <w:divBdr>
                <w:top w:val="none" w:sz="0" w:space="0" w:color="auto"/>
                <w:left w:val="none" w:sz="0" w:space="0" w:color="auto"/>
                <w:bottom w:val="none" w:sz="0" w:space="0" w:color="auto"/>
                <w:right w:val="none" w:sz="0" w:space="0" w:color="auto"/>
              </w:divBdr>
            </w:div>
            <w:div w:id="863328618">
              <w:marLeft w:val="0"/>
              <w:marRight w:val="0"/>
              <w:marTop w:val="0"/>
              <w:marBottom w:val="0"/>
              <w:divBdr>
                <w:top w:val="none" w:sz="0" w:space="0" w:color="auto"/>
                <w:left w:val="none" w:sz="0" w:space="0" w:color="auto"/>
                <w:bottom w:val="none" w:sz="0" w:space="0" w:color="auto"/>
                <w:right w:val="none" w:sz="0" w:space="0" w:color="auto"/>
              </w:divBdr>
            </w:div>
            <w:div w:id="1220749203">
              <w:marLeft w:val="0"/>
              <w:marRight w:val="0"/>
              <w:marTop w:val="0"/>
              <w:marBottom w:val="0"/>
              <w:divBdr>
                <w:top w:val="none" w:sz="0" w:space="0" w:color="auto"/>
                <w:left w:val="none" w:sz="0" w:space="0" w:color="auto"/>
                <w:bottom w:val="none" w:sz="0" w:space="0" w:color="auto"/>
                <w:right w:val="none" w:sz="0" w:space="0" w:color="auto"/>
              </w:divBdr>
            </w:div>
            <w:div w:id="1102340067">
              <w:marLeft w:val="0"/>
              <w:marRight w:val="0"/>
              <w:marTop w:val="0"/>
              <w:marBottom w:val="0"/>
              <w:divBdr>
                <w:top w:val="none" w:sz="0" w:space="0" w:color="auto"/>
                <w:left w:val="none" w:sz="0" w:space="0" w:color="auto"/>
                <w:bottom w:val="none" w:sz="0" w:space="0" w:color="auto"/>
                <w:right w:val="none" w:sz="0" w:space="0" w:color="auto"/>
              </w:divBdr>
            </w:div>
            <w:div w:id="783186820">
              <w:marLeft w:val="0"/>
              <w:marRight w:val="0"/>
              <w:marTop w:val="0"/>
              <w:marBottom w:val="0"/>
              <w:divBdr>
                <w:top w:val="none" w:sz="0" w:space="0" w:color="auto"/>
                <w:left w:val="none" w:sz="0" w:space="0" w:color="auto"/>
                <w:bottom w:val="none" w:sz="0" w:space="0" w:color="auto"/>
                <w:right w:val="none" w:sz="0" w:space="0" w:color="auto"/>
              </w:divBdr>
            </w:div>
            <w:div w:id="667026685">
              <w:marLeft w:val="0"/>
              <w:marRight w:val="0"/>
              <w:marTop w:val="0"/>
              <w:marBottom w:val="0"/>
              <w:divBdr>
                <w:top w:val="none" w:sz="0" w:space="0" w:color="auto"/>
                <w:left w:val="none" w:sz="0" w:space="0" w:color="auto"/>
                <w:bottom w:val="none" w:sz="0" w:space="0" w:color="auto"/>
                <w:right w:val="none" w:sz="0" w:space="0" w:color="auto"/>
              </w:divBdr>
            </w:div>
            <w:div w:id="1414739172">
              <w:marLeft w:val="0"/>
              <w:marRight w:val="0"/>
              <w:marTop w:val="0"/>
              <w:marBottom w:val="0"/>
              <w:divBdr>
                <w:top w:val="none" w:sz="0" w:space="0" w:color="auto"/>
                <w:left w:val="none" w:sz="0" w:space="0" w:color="auto"/>
                <w:bottom w:val="none" w:sz="0" w:space="0" w:color="auto"/>
                <w:right w:val="none" w:sz="0" w:space="0" w:color="auto"/>
              </w:divBdr>
            </w:div>
            <w:div w:id="478884104">
              <w:marLeft w:val="0"/>
              <w:marRight w:val="0"/>
              <w:marTop w:val="0"/>
              <w:marBottom w:val="0"/>
              <w:divBdr>
                <w:top w:val="none" w:sz="0" w:space="0" w:color="auto"/>
                <w:left w:val="none" w:sz="0" w:space="0" w:color="auto"/>
                <w:bottom w:val="none" w:sz="0" w:space="0" w:color="auto"/>
                <w:right w:val="none" w:sz="0" w:space="0" w:color="auto"/>
              </w:divBdr>
            </w:div>
            <w:div w:id="175046966">
              <w:marLeft w:val="0"/>
              <w:marRight w:val="0"/>
              <w:marTop w:val="0"/>
              <w:marBottom w:val="0"/>
              <w:divBdr>
                <w:top w:val="none" w:sz="0" w:space="0" w:color="auto"/>
                <w:left w:val="none" w:sz="0" w:space="0" w:color="auto"/>
                <w:bottom w:val="none" w:sz="0" w:space="0" w:color="auto"/>
                <w:right w:val="none" w:sz="0" w:space="0" w:color="auto"/>
              </w:divBdr>
            </w:div>
            <w:div w:id="1879857448">
              <w:marLeft w:val="0"/>
              <w:marRight w:val="0"/>
              <w:marTop w:val="0"/>
              <w:marBottom w:val="0"/>
              <w:divBdr>
                <w:top w:val="none" w:sz="0" w:space="0" w:color="auto"/>
                <w:left w:val="none" w:sz="0" w:space="0" w:color="auto"/>
                <w:bottom w:val="none" w:sz="0" w:space="0" w:color="auto"/>
                <w:right w:val="none" w:sz="0" w:space="0" w:color="auto"/>
              </w:divBdr>
            </w:div>
            <w:div w:id="5061975">
              <w:marLeft w:val="0"/>
              <w:marRight w:val="0"/>
              <w:marTop w:val="0"/>
              <w:marBottom w:val="0"/>
              <w:divBdr>
                <w:top w:val="none" w:sz="0" w:space="0" w:color="auto"/>
                <w:left w:val="none" w:sz="0" w:space="0" w:color="auto"/>
                <w:bottom w:val="none" w:sz="0" w:space="0" w:color="auto"/>
                <w:right w:val="none" w:sz="0" w:space="0" w:color="auto"/>
              </w:divBdr>
            </w:div>
            <w:div w:id="1080249938">
              <w:marLeft w:val="0"/>
              <w:marRight w:val="0"/>
              <w:marTop w:val="0"/>
              <w:marBottom w:val="0"/>
              <w:divBdr>
                <w:top w:val="none" w:sz="0" w:space="0" w:color="auto"/>
                <w:left w:val="none" w:sz="0" w:space="0" w:color="auto"/>
                <w:bottom w:val="none" w:sz="0" w:space="0" w:color="auto"/>
                <w:right w:val="none" w:sz="0" w:space="0" w:color="auto"/>
              </w:divBdr>
            </w:div>
            <w:div w:id="1345397723">
              <w:marLeft w:val="0"/>
              <w:marRight w:val="0"/>
              <w:marTop w:val="0"/>
              <w:marBottom w:val="0"/>
              <w:divBdr>
                <w:top w:val="none" w:sz="0" w:space="0" w:color="auto"/>
                <w:left w:val="none" w:sz="0" w:space="0" w:color="auto"/>
                <w:bottom w:val="none" w:sz="0" w:space="0" w:color="auto"/>
                <w:right w:val="none" w:sz="0" w:space="0" w:color="auto"/>
              </w:divBdr>
            </w:div>
            <w:div w:id="332031177">
              <w:marLeft w:val="0"/>
              <w:marRight w:val="0"/>
              <w:marTop w:val="0"/>
              <w:marBottom w:val="0"/>
              <w:divBdr>
                <w:top w:val="none" w:sz="0" w:space="0" w:color="auto"/>
                <w:left w:val="none" w:sz="0" w:space="0" w:color="auto"/>
                <w:bottom w:val="none" w:sz="0" w:space="0" w:color="auto"/>
                <w:right w:val="none" w:sz="0" w:space="0" w:color="auto"/>
              </w:divBdr>
            </w:div>
            <w:div w:id="283270057">
              <w:marLeft w:val="0"/>
              <w:marRight w:val="0"/>
              <w:marTop w:val="0"/>
              <w:marBottom w:val="0"/>
              <w:divBdr>
                <w:top w:val="none" w:sz="0" w:space="0" w:color="auto"/>
                <w:left w:val="none" w:sz="0" w:space="0" w:color="auto"/>
                <w:bottom w:val="none" w:sz="0" w:space="0" w:color="auto"/>
                <w:right w:val="none" w:sz="0" w:space="0" w:color="auto"/>
              </w:divBdr>
            </w:div>
            <w:div w:id="158927091">
              <w:marLeft w:val="0"/>
              <w:marRight w:val="0"/>
              <w:marTop w:val="0"/>
              <w:marBottom w:val="0"/>
              <w:divBdr>
                <w:top w:val="none" w:sz="0" w:space="0" w:color="auto"/>
                <w:left w:val="none" w:sz="0" w:space="0" w:color="auto"/>
                <w:bottom w:val="none" w:sz="0" w:space="0" w:color="auto"/>
                <w:right w:val="none" w:sz="0" w:space="0" w:color="auto"/>
              </w:divBdr>
            </w:div>
            <w:div w:id="1809083787">
              <w:marLeft w:val="0"/>
              <w:marRight w:val="0"/>
              <w:marTop w:val="0"/>
              <w:marBottom w:val="0"/>
              <w:divBdr>
                <w:top w:val="none" w:sz="0" w:space="0" w:color="auto"/>
                <w:left w:val="none" w:sz="0" w:space="0" w:color="auto"/>
                <w:bottom w:val="none" w:sz="0" w:space="0" w:color="auto"/>
                <w:right w:val="none" w:sz="0" w:space="0" w:color="auto"/>
              </w:divBdr>
            </w:div>
            <w:div w:id="178131175">
              <w:marLeft w:val="0"/>
              <w:marRight w:val="0"/>
              <w:marTop w:val="0"/>
              <w:marBottom w:val="0"/>
              <w:divBdr>
                <w:top w:val="none" w:sz="0" w:space="0" w:color="auto"/>
                <w:left w:val="none" w:sz="0" w:space="0" w:color="auto"/>
                <w:bottom w:val="none" w:sz="0" w:space="0" w:color="auto"/>
                <w:right w:val="none" w:sz="0" w:space="0" w:color="auto"/>
              </w:divBdr>
            </w:div>
            <w:div w:id="2044092161">
              <w:marLeft w:val="0"/>
              <w:marRight w:val="0"/>
              <w:marTop w:val="0"/>
              <w:marBottom w:val="0"/>
              <w:divBdr>
                <w:top w:val="none" w:sz="0" w:space="0" w:color="auto"/>
                <w:left w:val="none" w:sz="0" w:space="0" w:color="auto"/>
                <w:bottom w:val="none" w:sz="0" w:space="0" w:color="auto"/>
                <w:right w:val="none" w:sz="0" w:space="0" w:color="auto"/>
              </w:divBdr>
            </w:div>
            <w:div w:id="1141192330">
              <w:marLeft w:val="0"/>
              <w:marRight w:val="0"/>
              <w:marTop w:val="0"/>
              <w:marBottom w:val="0"/>
              <w:divBdr>
                <w:top w:val="none" w:sz="0" w:space="0" w:color="auto"/>
                <w:left w:val="none" w:sz="0" w:space="0" w:color="auto"/>
                <w:bottom w:val="none" w:sz="0" w:space="0" w:color="auto"/>
                <w:right w:val="none" w:sz="0" w:space="0" w:color="auto"/>
              </w:divBdr>
            </w:div>
            <w:div w:id="1990746832">
              <w:marLeft w:val="0"/>
              <w:marRight w:val="0"/>
              <w:marTop w:val="0"/>
              <w:marBottom w:val="0"/>
              <w:divBdr>
                <w:top w:val="none" w:sz="0" w:space="0" w:color="auto"/>
                <w:left w:val="none" w:sz="0" w:space="0" w:color="auto"/>
                <w:bottom w:val="none" w:sz="0" w:space="0" w:color="auto"/>
                <w:right w:val="none" w:sz="0" w:space="0" w:color="auto"/>
              </w:divBdr>
            </w:div>
            <w:div w:id="1758011798">
              <w:marLeft w:val="0"/>
              <w:marRight w:val="0"/>
              <w:marTop w:val="0"/>
              <w:marBottom w:val="0"/>
              <w:divBdr>
                <w:top w:val="none" w:sz="0" w:space="0" w:color="auto"/>
                <w:left w:val="none" w:sz="0" w:space="0" w:color="auto"/>
                <w:bottom w:val="none" w:sz="0" w:space="0" w:color="auto"/>
                <w:right w:val="none" w:sz="0" w:space="0" w:color="auto"/>
              </w:divBdr>
            </w:div>
            <w:div w:id="254943649">
              <w:marLeft w:val="0"/>
              <w:marRight w:val="0"/>
              <w:marTop w:val="0"/>
              <w:marBottom w:val="0"/>
              <w:divBdr>
                <w:top w:val="none" w:sz="0" w:space="0" w:color="auto"/>
                <w:left w:val="none" w:sz="0" w:space="0" w:color="auto"/>
                <w:bottom w:val="none" w:sz="0" w:space="0" w:color="auto"/>
                <w:right w:val="none" w:sz="0" w:space="0" w:color="auto"/>
              </w:divBdr>
            </w:div>
            <w:div w:id="998315638">
              <w:marLeft w:val="0"/>
              <w:marRight w:val="0"/>
              <w:marTop w:val="0"/>
              <w:marBottom w:val="0"/>
              <w:divBdr>
                <w:top w:val="none" w:sz="0" w:space="0" w:color="auto"/>
                <w:left w:val="none" w:sz="0" w:space="0" w:color="auto"/>
                <w:bottom w:val="none" w:sz="0" w:space="0" w:color="auto"/>
                <w:right w:val="none" w:sz="0" w:space="0" w:color="auto"/>
              </w:divBdr>
            </w:div>
            <w:div w:id="1260143486">
              <w:marLeft w:val="0"/>
              <w:marRight w:val="0"/>
              <w:marTop w:val="0"/>
              <w:marBottom w:val="0"/>
              <w:divBdr>
                <w:top w:val="none" w:sz="0" w:space="0" w:color="auto"/>
                <w:left w:val="none" w:sz="0" w:space="0" w:color="auto"/>
                <w:bottom w:val="none" w:sz="0" w:space="0" w:color="auto"/>
                <w:right w:val="none" w:sz="0" w:space="0" w:color="auto"/>
              </w:divBdr>
            </w:div>
            <w:div w:id="1237745429">
              <w:marLeft w:val="0"/>
              <w:marRight w:val="0"/>
              <w:marTop w:val="0"/>
              <w:marBottom w:val="0"/>
              <w:divBdr>
                <w:top w:val="none" w:sz="0" w:space="0" w:color="auto"/>
                <w:left w:val="none" w:sz="0" w:space="0" w:color="auto"/>
                <w:bottom w:val="none" w:sz="0" w:space="0" w:color="auto"/>
                <w:right w:val="none" w:sz="0" w:space="0" w:color="auto"/>
              </w:divBdr>
            </w:div>
            <w:div w:id="39482310">
              <w:marLeft w:val="0"/>
              <w:marRight w:val="0"/>
              <w:marTop w:val="0"/>
              <w:marBottom w:val="0"/>
              <w:divBdr>
                <w:top w:val="none" w:sz="0" w:space="0" w:color="auto"/>
                <w:left w:val="none" w:sz="0" w:space="0" w:color="auto"/>
                <w:bottom w:val="none" w:sz="0" w:space="0" w:color="auto"/>
                <w:right w:val="none" w:sz="0" w:space="0" w:color="auto"/>
              </w:divBdr>
            </w:div>
            <w:div w:id="760297079">
              <w:marLeft w:val="0"/>
              <w:marRight w:val="0"/>
              <w:marTop w:val="0"/>
              <w:marBottom w:val="0"/>
              <w:divBdr>
                <w:top w:val="none" w:sz="0" w:space="0" w:color="auto"/>
                <w:left w:val="none" w:sz="0" w:space="0" w:color="auto"/>
                <w:bottom w:val="none" w:sz="0" w:space="0" w:color="auto"/>
                <w:right w:val="none" w:sz="0" w:space="0" w:color="auto"/>
              </w:divBdr>
            </w:div>
            <w:div w:id="78334711">
              <w:marLeft w:val="0"/>
              <w:marRight w:val="0"/>
              <w:marTop w:val="0"/>
              <w:marBottom w:val="0"/>
              <w:divBdr>
                <w:top w:val="none" w:sz="0" w:space="0" w:color="auto"/>
                <w:left w:val="none" w:sz="0" w:space="0" w:color="auto"/>
                <w:bottom w:val="none" w:sz="0" w:space="0" w:color="auto"/>
                <w:right w:val="none" w:sz="0" w:space="0" w:color="auto"/>
              </w:divBdr>
            </w:div>
            <w:div w:id="1942954086">
              <w:marLeft w:val="0"/>
              <w:marRight w:val="0"/>
              <w:marTop w:val="0"/>
              <w:marBottom w:val="0"/>
              <w:divBdr>
                <w:top w:val="none" w:sz="0" w:space="0" w:color="auto"/>
                <w:left w:val="none" w:sz="0" w:space="0" w:color="auto"/>
                <w:bottom w:val="none" w:sz="0" w:space="0" w:color="auto"/>
                <w:right w:val="none" w:sz="0" w:space="0" w:color="auto"/>
              </w:divBdr>
            </w:div>
            <w:div w:id="1860511129">
              <w:marLeft w:val="0"/>
              <w:marRight w:val="0"/>
              <w:marTop w:val="0"/>
              <w:marBottom w:val="0"/>
              <w:divBdr>
                <w:top w:val="none" w:sz="0" w:space="0" w:color="auto"/>
                <w:left w:val="none" w:sz="0" w:space="0" w:color="auto"/>
                <w:bottom w:val="none" w:sz="0" w:space="0" w:color="auto"/>
                <w:right w:val="none" w:sz="0" w:space="0" w:color="auto"/>
              </w:divBdr>
            </w:div>
            <w:div w:id="1871410823">
              <w:marLeft w:val="0"/>
              <w:marRight w:val="0"/>
              <w:marTop w:val="0"/>
              <w:marBottom w:val="0"/>
              <w:divBdr>
                <w:top w:val="none" w:sz="0" w:space="0" w:color="auto"/>
                <w:left w:val="none" w:sz="0" w:space="0" w:color="auto"/>
                <w:bottom w:val="none" w:sz="0" w:space="0" w:color="auto"/>
                <w:right w:val="none" w:sz="0" w:space="0" w:color="auto"/>
              </w:divBdr>
            </w:div>
            <w:div w:id="886914880">
              <w:marLeft w:val="0"/>
              <w:marRight w:val="0"/>
              <w:marTop w:val="0"/>
              <w:marBottom w:val="0"/>
              <w:divBdr>
                <w:top w:val="none" w:sz="0" w:space="0" w:color="auto"/>
                <w:left w:val="none" w:sz="0" w:space="0" w:color="auto"/>
                <w:bottom w:val="none" w:sz="0" w:space="0" w:color="auto"/>
                <w:right w:val="none" w:sz="0" w:space="0" w:color="auto"/>
              </w:divBdr>
            </w:div>
            <w:div w:id="399986933">
              <w:marLeft w:val="0"/>
              <w:marRight w:val="0"/>
              <w:marTop w:val="0"/>
              <w:marBottom w:val="0"/>
              <w:divBdr>
                <w:top w:val="none" w:sz="0" w:space="0" w:color="auto"/>
                <w:left w:val="none" w:sz="0" w:space="0" w:color="auto"/>
                <w:bottom w:val="none" w:sz="0" w:space="0" w:color="auto"/>
                <w:right w:val="none" w:sz="0" w:space="0" w:color="auto"/>
              </w:divBdr>
            </w:div>
            <w:div w:id="1822116541">
              <w:marLeft w:val="0"/>
              <w:marRight w:val="0"/>
              <w:marTop w:val="0"/>
              <w:marBottom w:val="0"/>
              <w:divBdr>
                <w:top w:val="none" w:sz="0" w:space="0" w:color="auto"/>
                <w:left w:val="none" w:sz="0" w:space="0" w:color="auto"/>
                <w:bottom w:val="none" w:sz="0" w:space="0" w:color="auto"/>
                <w:right w:val="none" w:sz="0" w:space="0" w:color="auto"/>
              </w:divBdr>
            </w:div>
            <w:div w:id="1332760452">
              <w:marLeft w:val="0"/>
              <w:marRight w:val="0"/>
              <w:marTop w:val="0"/>
              <w:marBottom w:val="0"/>
              <w:divBdr>
                <w:top w:val="none" w:sz="0" w:space="0" w:color="auto"/>
                <w:left w:val="none" w:sz="0" w:space="0" w:color="auto"/>
                <w:bottom w:val="none" w:sz="0" w:space="0" w:color="auto"/>
                <w:right w:val="none" w:sz="0" w:space="0" w:color="auto"/>
              </w:divBdr>
            </w:div>
            <w:div w:id="612442224">
              <w:marLeft w:val="0"/>
              <w:marRight w:val="0"/>
              <w:marTop w:val="0"/>
              <w:marBottom w:val="0"/>
              <w:divBdr>
                <w:top w:val="none" w:sz="0" w:space="0" w:color="auto"/>
                <w:left w:val="none" w:sz="0" w:space="0" w:color="auto"/>
                <w:bottom w:val="none" w:sz="0" w:space="0" w:color="auto"/>
                <w:right w:val="none" w:sz="0" w:space="0" w:color="auto"/>
              </w:divBdr>
            </w:div>
            <w:div w:id="2007399407">
              <w:marLeft w:val="0"/>
              <w:marRight w:val="0"/>
              <w:marTop w:val="0"/>
              <w:marBottom w:val="0"/>
              <w:divBdr>
                <w:top w:val="none" w:sz="0" w:space="0" w:color="auto"/>
                <w:left w:val="none" w:sz="0" w:space="0" w:color="auto"/>
                <w:bottom w:val="none" w:sz="0" w:space="0" w:color="auto"/>
                <w:right w:val="none" w:sz="0" w:space="0" w:color="auto"/>
              </w:divBdr>
            </w:div>
            <w:div w:id="732702969">
              <w:marLeft w:val="0"/>
              <w:marRight w:val="0"/>
              <w:marTop w:val="0"/>
              <w:marBottom w:val="0"/>
              <w:divBdr>
                <w:top w:val="none" w:sz="0" w:space="0" w:color="auto"/>
                <w:left w:val="none" w:sz="0" w:space="0" w:color="auto"/>
                <w:bottom w:val="none" w:sz="0" w:space="0" w:color="auto"/>
                <w:right w:val="none" w:sz="0" w:space="0" w:color="auto"/>
              </w:divBdr>
            </w:div>
            <w:div w:id="1625111989">
              <w:marLeft w:val="0"/>
              <w:marRight w:val="0"/>
              <w:marTop w:val="0"/>
              <w:marBottom w:val="0"/>
              <w:divBdr>
                <w:top w:val="none" w:sz="0" w:space="0" w:color="auto"/>
                <w:left w:val="none" w:sz="0" w:space="0" w:color="auto"/>
                <w:bottom w:val="none" w:sz="0" w:space="0" w:color="auto"/>
                <w:right w:val="none" w:sz="0" w:space="0" w:color="auto"/>
              </w:divBdr>
            </w:div>
            <w:div w:id="1530990137">
              <w:marLeft w:val="0"/>
              <w:marRight w:val="0"/>
              <w:marTop w:val="0"/>
              <w:marBottom w:val="0"/>
              <w:divBdr>
                <w:top w:val="none" w:sz="0" w:space="0" w:color="auto"/>
                <w:left w:val="none" w:sz="0" w:space="0" w:color="auto"/>
                <w:bottom w:val="none" w:sz="0" w:space="0" w:color="auto"/>
                <w:right w:val="none" w:sz="0" w:space="0" w:color="auto"/>
              </w:divBdr>
            </w:div>
            <w:div w:id="653026195">
              <w:marLeft w:val="0"/>
              <w:marRight w:val="0"/>
              <w:marTop w:val="0"/>
              <w:marBottom w:val="0"/>
              <w:divBdr>
                <w:top w:val="none" w:sz="0" w:space="0" w:color="auto"/>
                <w:left w:val="none" w:sz="0" w:space="0" w:color="auto"/>
                <w:bottom w:val="none" w:sz="0" w:space="0" w:color="auto"/>
                <w:right w:val="none" w:sz="0" w:space="0" w:color="auto"/>
              </w:divBdr>
            </w:div>
            <w:div w:id="363749482">
              <w:marLeft w:val="0"/>
              <w:marRight w:val="0"/>
              <w:marTop w:val="0"/>
              <w:marBottom w:val="0"/>
              <w:divBdr>
                <w:top w:val="none" w:sz="0" w:space="0" w:color="auto"/>
                <w:left w:val="none" w:sz="0" w:space="0" w:color="auto"/>
                <w:bottom w:val="none" w:sz="0" w:space="0" w:color="auto"/>
                <w:right w:val="none" w:sz="0" w:space="0" w:color="auto"/>
              </w:divBdr>
            </w:div>
            <w:div w:id="1587350032">
              <w:marLeft w:val="0"/>
              <w:marRight w:val="0"/>
              <w:marTop w:val="0"/>
              <w:marBottom w:val="0"/>
              <w:divBdr>
                <w:top w:val="none" w:sz="0" w:space="0" w:color="auto"/>
                <w:left w:val="none" w:sz="0" w:space="0" w:color="auto"/>
                <w:bottom w:val="none" w:sz="0" w:space="0" w:color="auto"/>
                <w:right w:val="none" w:sz="0" w:space="0" w:color="auto"/>
              </w:divBdr>
            </w:div>
            <w:div w:id="102771583">
              <w:marLeft w:val="0"/>
              <w:marRight w:val="0"/>
              <w:marTop w:val="0"/>
              <w:marBottom w:val="0"/>
              <w:divBdr>
                <w:top w:val="none" w:sz="0" w:space="0" w:color="auto"/>
                <w:left w:val="none" w:sz="0" w:space="0" w:color="auto"/>
                <w:bottom w:val="none" w:sz="0" w:space="0" w:color="auto"/>
                <w:right w:val="none" w:sz="0" w:space="0" w:color="auto"/>
              </w:divBdr>
            </w:div>
            <w:div w:id="1180386676">
              <w:marLeft w:val="0"/>
              <w:marRight w:val="0"/>
              <w:marTop w:val="0"/>
              <w:marBottom w:val="0"/>
              <w:divBdr>
                <w:top w:val="none" w:sz="0" w:space="0" w:color="auto"/>
                <w:left w:val="none" w:sz="0" w:space="0" w:color="auto"/>
                <w:bottom w:val="none" w:sz="0" w:space="0" w:color="auto"/>
                <w:right w:val="none" w:sz="0" w:space="0" w:color="auto"/>
              </w:divBdr>
            </w:div>
            <w:div w:id="212739095">
              <w:marLeft w:val="0"/>
              <w:marRight w:val="0"/>
              <w:marTop w:val="0"/>
              <w:marBottom w:val="0"/>
              <w:divBdr>
                <w:top w:val="none" w:sz="0" w:space="0" w:color="auto"/>
                <w:left w:val="none" w:sz="0" w:space="0" w:color="auto"/>
                <w:bottom w:val="none" w:sz="0" w:space="0" w:color="auto"/>
                <w:right w:val="none" w:sz="0" w:space="0" w:color="auto"/>
              </w:divBdr>
            </w:div>
            <w:div w:id="100998784">
              <w:marLeft w:val="0"/>
              <w:marRight w:val="0"/>
              <w:marTop w:val="0"/>
              <w:marBottom w:val="0"/>
              <w:divBdr>
                <w:top w:val="none" w:sz="0" w:space="0" w:color="auto"/>
                <w:left w:val="none" w:sz="0" w:space="0" w:color="auto"/>
                <w:bottom w:val="none" w:sz="0" w:space="0" w:color="auto"/>
                <w:right w:val="none" w:sz="0" w:space="0" w:color="auto"/>
              </w:divBdr>
            </w:div>
            <w:div w:id="937837638">
              <w:marLeft w:val="0"/>
              <w:marRight w:val="0"/>
              <w:marTop w:val="0"/>
              <w:marBottom w:val="0"/>
              <w:divBdr>
                <w:top w:val="none" w:sz="0" w:space="0" w:color="auto"/>
                <w:left w:val="none" w:sz="0" w:space="0" w:color="auto"/>
                <w:bottom w:val="none" w:sz="0" w:space="0" w:color="auto"/>
                <w:right w:val="none" w:sz="0" w:space="0" w:color="auto"/>
              </w:divBdr>
            </w:div>
            <w:div w:id="1332248010">
              <w:marLeft w:val="0"/>
              <w:marRight w:val="0"/>
              <w:marTop w:val="0"/>
              <w:marBottom w:val="0"/>
              <w:divBdr>
                <w:top w:val="none" w:sz="0" w:space="0" w:color="auto"/>
                <w:left w:val="none" w:sz="0" w:space="0" w:color="auto"/>
                <w:bottom w:val="none" w:sz="0" w:space="0" w:color="auto"/>
                <w:right w:val="none" w:sz="0" w:space="0" w:color="auto"/>
              </w:divBdr>
            </w:div>
            <w:div w:id="1746489821">
              <w:marLeft w:val="0"/>
              <w:marRight w:val="0"/>
              <w:marTop w:val="0"/>
              <w:marBottom w:val="0"/>
              <w:divBdr>
                <w:top w:val="none" w:sz="0" w:space="0" w:color="auto"/>
                <w:left w:val="none" w:sz="0" w:space="0" w:color="auto"/>
                <w:bottom w:val="none" w:sz="0" w:space="0" w:color="auto"/>
                <w:right w:val="none" w:sz="0" w:space="0" w:color="auto"/>
              </w:divBdr>
            </w:div>
            <w:div w:id="821509307">
              <w:marLeft w:val="0"/>
              <w:marRight w:val="0"/>
              <w:marTop w:val="0"/>
              <w:marBottom w:val="0"/>
              <w:divBdr>
                <w:top w:val="none" w:sz="0" w:space="0" w:color="auto"/>
                <w:left w:val="none" w:sz="0" w:space="0" w:color="auto"/>
                <w:bottom w:val="none" w:sz="0" w:space="0" w:color="auto"/>
                <w:right w:val="none" w:sz="0" w:space="0" w:color="auto"/>
              </w:divBdr>
            </w:div>
            <w:div w:id="1659378979">
              <w:marLeft w:val="0"/>
              <w:marRight w:val="0"/>
              <w:marTop w:val="0"/>
              <w:marBottom w:val="0"/>
              <w:divBdr>
                <w:top w:val="none" w:sz="0" w:space="0" w:color="auto"/>
                <w:left w:val="none" w:sz="0" w:space="0" w:color="auto"/>
                <w:bottom w:val="none" w:sz="0" w:space="0" w:color="auto"/>
                <w:right w:val="none" w:sz="0" w:space="0" w:color="auto"/>
              </w:divBdr>
            </w:div>
            <w:div w:id="1299729648">
              <w:marLeft w:val="0"/>
              <w:marRight w:val="0"/>
              <w:marTop w:val="0"/>
              <w:marBottom w:val="0"/>
              <w:divBdr>
                <w:top w:val="none" w:sz="0" w:space="0" w:color="auto"/>
                <w:left w:val="none" w:sz="0" w:space="0" w:color="auto"/>
                <w:bottom w:val="none" w:sz="0" w:space="0" w:color="auto"/>
                <w:right w:val="none" w:sz="0" w:space="0" w:color="auto"/>
              </w:divBdr>
            </w:div>
            <w:div w:id="844367165">
              <w:marLeft w:val="0"/>
              <w:marRight w:val="0"/>
              <w:marTop w:val="0"/>
              <w:marBottom w:val="0"/>
              <w:divBdr>
                <w:top w:val="none" w:sz="0" w:space="0" w:color="auto"/>
                <w:left w:val="none" w:sz="0" w:space="0" w:color="auto"/>
                <w:bottom w:val="none" w:sz="0" w:space="0" w:color="auto"/>
                <w:right w:val="none" w:sz="0" w:space="0" w:color="auto"/>
              </w:divBdr>
            </w:div>
            <w:div w:id="2095009303">
              <w:marLeft w:val="0"/>
              <w:marRight w:val="0"/>
              <w:marTop w:val="0"/>
              <w:marBottom w:val="0"/>
              <w:divBdr>
                <w:top w:val="none" w:sz="0" w:space="0" w:color="auto"/>
                <w:left w:val="none" w:sz="0" w:space="0" w:color="auto"/>
                <w:bottom w:val="none" w:sz="0" w:space="0" w:color="auto"/>
                <w:right w:val="none" w:sz="0" w:space="0" w:color="auto"/>
              </w:divBdr>
            </w:div>
            <w:div w:id="1629120401">
              <w:marLeft w:val="0"/>
              <w:marRight w:val="0"/>
              <w:marTop w:val="0"/>
              <w:marBottom w:val="0"/>
              <w:divBdr>
                <w:top w:val="none" w:sz="0" w:space="0" w:color="auto"/>
                <w:left w:val="none" w:sz="0" w:space="0" w:color="auto"/>
                <w:bottom w:val="none" w:sz="0" w:space="0" w:color="auto"/>
                <w:right w:val="none" w:sz="0" w:space="0" w:color="auto"/>
              </w:divBdr>
            </w:div>
            <w:div w:id="1283686026">
              <w:marLeft w:val="0"/>
              <w:marRight w:val="0"/>
              <w:marTop w:val="0"/>
              <w:marBottom w:val="0"/>
              <w:divBdr>
                <w:top w:val="none" w:sz="0" w:space="0" w:color="auto"/>
                <w:left w:val="none" w:sz="0" w:space="0" w:color="auto"/>
                <w:bottom w:val="none" w:sz="0" w:space="0" w:color="auto"/>
                <w:right w:val="none" w:sz="0" w:space="0" w:color="auto"/>
              </w:divBdr>
            </w:div>
            <w:div w:id="627931606">
              <w:marLeft w:val="0"/>
              <w:marRight w:val="0"/>
              <w:marTop w:val="0"/>
              <w:marBottom w:val="0"/>
              <w:divBdr>
                <w:top w:val="none" w:sz="0" w:space="0" w:color="auto"/>
                <w:left w:val="none" w:sz="0" w:space="0" w:color="auto"/>
                <w:bottom w:val="none" w:sz="0" w:space="0" w:color="auto"/>
                <w:right w:val="none" w:sz="0" w:space="0" w:color="auto"/>
              </w:divBdr>
            </w:div>
            <w:div w:id="861433155">
              <w:marLeft w:val="0"/>
              <w:marRight w:val="0"/>
              <w:marTop w:val="0"/>
              <w:marBottom w:val="0"/>
              <w:divBdr>
                <w:top w:val="none" w:sz="0" w:space="0" w:color="auto"/>
                <w:left w:val="none" w:sz="0" w:space="0" w:color="auto"/>
                <w:bottom w:val="none" w:sz="0" w:space="0" w:color="auto"/>
                <w:right w:val="none" w:sz="0" w:space="0" w:color="auto"/>
              </w:divBdr>
            </w:div>
            <w:div w:id="1281761868">
              <w:marLeft w:val="0"/>
              <w:marRight w:val="0"/>
              <w:marTop w:val="0"/>
              <w:marBottom w:val="0"/>
              <w:divBdr>
                <w:top w:val="none" w:sz="0" w:space="0" w:color="auto"/>
                <w:left w:val="none" w:sz="0" w:space="0" w:color="auto"/>
                <w:bottom w:val="none" w:sz="0" w:space="0" w:color="auto"/>
                <w:right w:val="none" w:sz="0" w:space="0" w:color="auto"/>
              </w:divBdr>
            </w:div>
            <w:div w:id="1024745168">
              <w:marLeft w:val="0"/>
              <w:marRight w:val="0"/>
              <w:marTop w:val="0"/>
              <w:marBottom w:val="0"/>
              <w:divBdr>
                <w:top w:val="none" w:sz="0" w:space="0" w:color="auto"/>
                <w:left w:val="none" w:sz="0" w:space="0" w:color="auto"/>
                <w:bottom w:val="none" w:sz="0" w:space="0" w:color="auto"/>
                <w:right w:val="none" w:sz="0" w:space="0" w:color="auto"/>
              </w:divBdr>
            </w:div>
            <w:div w:id="1663697903">
              <w:marLeft w:val="0"/>
              <w:marRight w:val="0"/>
              <w:marTop w:val="0"/>
              <w:marBottom w:val="0"/>
              <w:divBdr>
                <w:top w:val="none" w:sz="0" w:space="0" w:color="auto"/>
                <w:left w:val="none" w:sz="0" w:space="0" w:color="auto"/>
                <w:bottom w:val="none" w:sz="0" w:space="0" w:color="auto"/>
                <w:right w:val="none" w:sz="0" w:space="0" w:color="auto"/>
              </w:divBdr>
            </w:div>
            <w:div w:id="4981250">
              <w:marLeft w:val="0"/>
              <w:marRight w:val="0"/>
              <w:marTop w:val="0"/>
              <w:marBottom w:val="0"/>
              <w:divBdr>
                <w:top w:val="none" w:sz="0" w:space="0" w:color="auto"/>
                <w:left w:val="none" w:sz="0" w:space="0" w:color="auto"/>
                <w:bottom w:val="none" w:sz="0" w:space="0" w:color="auto"/>
                <w:right w:val="none" w:sz="0" w:space="0" w:color="auto"/>
              </w:divBdr>
            </w:div>
            <w:div w:id="80298199">
              <w:marLeft w:val="0"/>
              <w:marRight w:val="0"/>
              <w:marTop w:val="0"/>
              <w:marBottom w:val="0"/>
              <w:divBdr>
                <w:top w:val="none" w:sz="0" w:space="0" w:color="auto"/>
                <w:left w:val="none" w:sz="0" w:space="0" w:color="auto"/>
                <w:bottom w:val="none" w:sz="0" w:space="0" w:color="auto"/>
                <w:right w:val="none" w:sz="0" w:space="0" w:color="auto"/>
              </w:divBdr>
            </w:div>
            <w:div w:id="23361153">
              <w:marLeft w:val="0"/>
              <w:marRight w:val="0"/>
              <w:marTop w:val="0"/>
              <w:marBottom w:val="0"/>
              <w:divBdr>
                <w:top w:val="none" w:sz="0" w:space="0" w:color="auto"/>
                <w:left w:val="none" w:sz="0" w:space="0" w:color="auto"/>
                <w:bottom w:val="none" w:sz="0" w:space="0" w:color="auto"/>
                <w:right w:val="none" w:sz="0" w:space="0" w:color="auto"/>
              </w:divBdr>
            </w:div>
            <w:div w:id="1809932224">
              <w:marLeft w:val="0"/>
              <w:marRight w:val="0"/>
              <w:marTop w:val="0"/>
              <w:marBottom w:val="0"/>
              <w:divBdr>
                <w:top w:val="none" w:sz="0" w:space="0" w:color="auto"/>
                <w:left w:val="none" w:sz="0" w:space="0" w:color="auto"/>
                <w:bottom w:val="none" w:sz="0" w:space="0" w:color="auto"/>
                <w:right w:val="none" w:sz="0" w:space="0" w:color="auto"/>
              </w:divBdr>
            </w:div>
            <w:div w:id="1983457561">
              <w:marLeft w:val="0"/>
              <w:marRight w:val="0"/>
              <w:marTop w:val="0"/>
              <w:marBottom w:val="0"/>
              <w:divBdr>
                <w:top w:val="none" w:sz="0" w:space="0" w:color="auto"/>
                <w:left w:val="none" w:sz="0" w:space="0" w:color="auto"/>
                <w:bottom w:val="none" w:sz="0" w:space="0" w:color="auto"/>
                <w:right w:val="none" w:sz="0" w:space="0" w:color="auto"/>
              </w:divBdr>
            </w:div>
            <w:div w:id="987712869">
              <w:marLeft w:val="0"/>
              <w:marRight w:val="0"/>
              <w:marTop w:val="0"/>
              <w:marBottom w:val="0"/>
              <w:divBdr>
                <w:top w:val="none" w:sz="0" w:space="0" w:color="auto"/>
                <w:left w:val="none" w:sz="0" w:space="0" w:color="auto"/>
                <w:bottom w:val="none" w:sz="0" w:space="0" w:color="auto"/>
                <w:right w:val="none" w:sz="0" w:space="0" w:color="auto"/>
              </w:divBdr>
            </w:div>
            <w:div w:id="773136740">
              <w:marLeft w:val="0"/>
              <w:marRight w:val="0"/>
              <w:marTop w:val="0"/>
              <w:marBottom w:val="0"/>
              <w:divBdr>
                <w:top w:val="none" w:sz="0" w:space="0" w:color="auto"/>
                <w:left w:val="none" w:sz="0" w:space="0" w:color="auto"/>
                <w:bottom w:val="none" w:sz="0" w:space="0" w:color="auto"/>
                <w:right w:val="none" w:sz="0" w:space="0" w:color="auto"/>
              </w:divBdr>
            </w:div>
            <w:div w:id="2706928">
              <w:marLeft w:val="0"/>
              <w:marRight w:val="0"/>
              <w:marTop w:val="0"/>
              <w:marBottom w:val="0"/>
              <w:divBdr>
                <w:top w:val="none" w:sz="0" w:space="0" w:color="auto"/>
                <w:left w:val="none" w:sz="0" w:space="0" w:color="auto"/>
                <w:bottom w:val="none" w:sz="0" w:space="0" w:color="auto"/>
                <w:right w:val="none" w:sz="0" w:space="0" w:color="auto"/>
              </w:divBdr>
            </w:div>
            <w:div w:id="18120246">
              <w:marLeft w:val="0"/>
              <w:marRight w:val="0"/>
              <w:marTop w:val="0"/>
              <w:marBottom w:val="0"/>
              <w:divBdr>
                <w:top w:val="none" w:sz="0" w:space="0" w:color="auto"/>
                <w:left w:val="none" w:sz="0" w:space="0" w:color="auto"/>
                <w:bottom w:val="none" w:sz="0" w:space="0" w:color="auto"/>
                <w:right w:val="none" w:sz="0" w:space="0" w:color="auto"/>
              </w:divBdr>
            </w:div>
            <w:div w:id="148986988">
              <w:marLeft w:val="0"/>
              <w:marRight w:val="0"/>
              <w:marTop w:val="0"/>
              <w:marBottom w:val="0"/>
              <w:divBdr>
                <w:top w:val="none" w:sz="0" w:space="0" w:color="auto"/>
                <w:left w:val="none" w:sz="0" w:space="0" w:color="auto"/>
                <w:bottom w:val="none" w:sz="0" w:space="0" w:color="auto"/>
                <w:right w:val="none" w:sz="0" w:space="0" w:color="auto"/>
              </w:divBdr>
            </w:div>
            <w:div w:id="759181243">
              <w:marLeft w:val="0"/>
              <w:marRight w:val="0"/>
              <w:marTop w:val="0"/>
              <w:marBottom w:val="0"/>
              <w:divBdr>
                <w:top w:val="none" w:sz="0" w:space="0" w:color="auto"/>
                <w:left w:val="none" w:sz="0" w:space="0" w:color="auto"/>
                <w:bottom w:val="none" w:sz="0" w:space="0" w:color="auto"/>
                <w:right w:val="none" w:sz="0" w:space="0" w:color="auto"/>
              </w:divBdr>
            </w:div>
            <w:div w:id="599266150">
              <w:marLeft w:val="0"/>
              <w:marRight w:val="0"/>
              <w:marTop w:val="0"/>
              <w:marBottom w:val="0"/>
              <w:divBdr>
                <w:top w:val="none" w:sz="0" w:space="0" w:color="auto"/>
                <w:left w:val="none" w:sz="0" w:space="0" w:color="auto"/>
                <w:bottom w:val="none" w:sz="0" w:space="0" w:color="auto"/>
                <w:right w:val="none" w:sz="0" w:space="0" w:color="auto"/>
              </w:divBdr>
            </w:div>
            <w:div w:id="1060598435">
              <w:marLeft w:val="0"/>
              <w:marRight w:val="0"/>
              <w:marTop w:val="0"/>
              <w:marBottom w:val="0"/>
              <w:divBdr>
                <w:top w:val="none" w:sz="0" w:space="0" w:color="auto"/>
                <w:left w:val="none" w:sz="0" w:space="0" w:color="auto"/>
                <w:bottom w:val="none" w:sz="0" w:space="0" w:color="auto"/>
                <w:right w:val="none" w:sz="0" w:space="0" w:color="auto"/>
              </w:divBdr>
            </w:div>
            <w:div w:id="1891838449">
              <w:marLeft w:val="0"/>
              <w:marRight w:val="0"/>
              <w:marTop w:val="0"/>
              <w:marBottom w:val="0"/>
              <w:divBdr>
                <w:top w:val="none" w:sz="0" w:space="0" w:color="auto"/>
                <w:left w:val="none" w:sz="0" w:space="0" w:color="auto"/>
                <w:bottom w:val="none" w:sz="0" w:space="0" w:color="auto"/>
                <w:right w:val="none" w:sz="0" w:space="0" w:color="auto"/>
              </w:divBdr>
            </w:div>
            <w:div w:id="518936313">
              <w:marLeft w:val="0"/>
              <w:marRight w:val="0"/>
              <w:marTop w:val="0"/>
              <w:marBottom w:val="0"/>
              <w:divBdr>
                <w:top w:val="none" w:sz="0" w:space="0" w:color="auto"/>
                <w:left w:val="none" w:sz="0" w:space="0" w:color="auto"/>
                <w:bottom w:val="none" w:sz="0" w:space="0" w:color="auto"/>
                <w:right w:val="none" w:sz="0" w:space="0" w:color="auto"/>
              </w:divBdr>
            </w:div>
            <w:div w:id="579951341">
              <w:marLeft w:val="0"/>
              <w:marRight w:val="0"/>
              <w:marTop w:val="0"/>
              <w:marBottom w:val="0"/>
              <w:divBdr>
                <w:top w:val="none" w:sz="0" w:space="0" w:color="auto"/>
                <w:left w:val="none" w:sz="0" w:space="0" w:color="auto"/>
                <w:bottom w:val="none" w:sz="0" w:space="0" w:color="auto"/>
                <w:right w:val="none" w:sz="0" w:space="0" w:color="auto"/>
              </w:divBdr>
            </w:div>
            <w:div w:id="1691490815">
              <w:marLeft w:val="0"/>
              <w:marRight w:val="0"/>
              <w:marTop w:val="0"/>
              <w:marBottom w:val="0"/>
              <w:divBdr>
                <w:top w:val="none" w:sz="0" w:space="0" w:color="auto"/>
                <w:left w:val="none" w:sz="0" w:space="0" w:color="auto"/>
                <w:bottom w:val="none" w:sz="0" w:space="0" w:color="auto"/>
                <w:right w:val="none" w:sz="0" w:space="0" w:color="auto"/>
              </w:divBdr>
            </w:div>
            <w:div w:id="1543445164">
              <w:marLeft w:val="0"/>
              <w:marRight w:val="0"/>
              <w:marTop w:val="0"/>
              <w:marBottom w:val="0"/>
              <w:divBdr>
                <w:top w:val="none" w:sz="0" w:space="0" w:color="auto"/>
                <w:left w:val="none" w:sz="0" w:space="0" w:color="auto"/>
                <w:bottom w:val="none" w:sz="0" w:space="0" w:color="auto"/>
                <w:right w:val="none" w:sz="0" w:space="0" w:color="auto"/>
              </w:divBdr>
            </w:div>
            <w:div w:id="953098039">
              <w:marLeft w:val="0"/>
              <w:marRight w:val="0"/>
              <w:marTop w:val="0"/>
              <w:marBottom w:val="0"/>
              <w:divBdr>
                <w:top w:val="none" w:sz="0" w:space="0" w:color="auto"/>
                <w:left w:val="none" w:sz="0" w:space="0" w:color="auto"/>
                <w:bottom w:val="none" w:sz="0" w:space="0" w:color="auto"/>
                <w:right w:val="none" w:sz="0" w:space="0" w:color="auto"/>
              </w:divBdr>
            </w:div>
            <w:div w:id="547306987">
              <w:marLeft w:val="0"/>
              <w:marRight w:val="0"/>
              <w:marTop w:val="0"/>
              <w:marBottom w:val="0"/>
              <w:divBdr>
                <w:top w:val="none" w:sz="0" w:space="0" w:color="auto"/>
                <w:left w:val="none" w:sz="0" w:space="0" w:color="auto"/>
                <w:bottom w:val="none" w:sz="0" w:space="0" w:color="auto"/>
                <w:right w:val="none" w:sz="0" w:space="0" w:color="auto"/>
              </w:divBdr>
            </w:div>
            <w:div w:id="51276900">
              <w:marLeft w:val="0"/>
              <w:marRight w:val="0"/>
              <w:marTop w:val="0"/>
              <w:marBottom w:val="0"/>
              <w:divBdr>
                <w:top w:val="none" w:sz="0" w:space="0" w:color="auto"/>
                <w:left w:val="none" w:sz="0" w:space="0" w:color="auto"/>
                <w:bottom w:val="none" w:sz="0" w:space="0" w:color="auto"/>
                <w:right w:val="none" w:sz="0" w:space="0" w:color="auto"/>
              </w:divBdr>
            </w:div>
            <w:div w:id="1412894459">
              <w:marLeft w:val="0"/>
              <w:marRight w:val="0"/>
              <w:marTop w:val="0"/>
              <w:marBottom w:val="0"/>
              <w:divBdr>
                <w:top w:val="none" w:sz="0" w:space="0" w:color="auto"/>
                <w:left w:val="none" w:sz="0" w:space="0" w:color="auto"/>
                <w:bottom w:val="none" w:sz="0" w:space="0" w:color="auto"/>
                <w:right w:val="none" w:sz="0" w:space="0" w:color="auto"/>
              </w:divBdr>
            </w:div>
            <w:div w:id="889418600">
              <w:marLeft w:val="0"/>
              <w:marRight w:val="0"/>
              <w:marTop w:val="0"/>
              <w:marBottom w:val="0"/>
              <w:divBdr>
                <w:top w:val="none" w:sz="0" w:space="0" w:color="auto"/>
                <w:left w:val="none" w:sz="0" w:space="0" w:color="auto"/>
                <w:bottom w:val="none" w:sz="0" w:space="0" w:color="auto"/>
                <w:right w:val="none" w:sz="0" w:space="0" w:color="auto"/>
              </w:divBdr>
            </w:div>
            <w:div w:id="415126872">
              <w:marLeft w:val="0"/>
              <w:marRight w:val="0"/>
              <w:marTop w:val="0"/>
              <w:marBottom w:val="0"/>
              <w:divBdr>
                <w:top w:val="none" w:sz="0" w:space="0" w:color="auto"/>
                <w:left w:val="none" w:sz="0" w:space="0" w:color="auto"/>
                <w:bottom w:val="none" w:sz="0" w:space="0" w:color="auto"/>
                <w:right w:val="none" w:sz="0" w:space="0" w:color="auto"/>
              </w:divBdr>
            </w:div>
            <w:div w:id="1099060284">
              <w:marLeft w:val="0"/>
              <w:marRight w:val="0"/>
              <w:marTop w:val="0"/>
              <w:marBottom w:val="0"/>
              <w:divBdr>
                <w:top w:val="none" w:sz="0" w:space="0" w:color="auto"/>
                <w:left w:val="none" w:sz="0" w:space="0" w:color="auto"/>
                <w:bottom w:val="none" w:sz="0" w:space="0" w:color="auto"/>
                <w:right w:val="none" w:sz="0" w:space="0" w:color="auto"/>
              </w:divBdr>
            </w:div>
            <w:div w:id="519246706">
              <w:marLeft w:val="0"/>
              <w:marRight w:val="0"/>
              <w:marTop w:val="0"/>
              <w:marBottom w:val="0"/>
              <w:divBdr>
                <w:top w:val="none" w:sz="0" w:space="0" w:color="auto"/>
                <w:left w:val="none" w:sz="0" w:space="0" w:color="auto"/>
                <w:bottom w:val="none" w:sz="0" w:space="0" w:color="auto"/>
                <w:right w:val="none" w:sz="0" w:space="0" w:color="auto"/>
              </w:divBdr>
            </w:div>
            <w:div w:id="134613322">
              <w:marLeft w:val="0"/>
              <w:marRight w:val="0"/>
              <w:marTop w:val="0"/>
              <w:marBottom w:val="0"/>
              <w:divBdr>
                <w:top w:val="none" w:sz="0" w:space="0" w:color="auto"/>
                <w:left w:val="none" w:sz="0" w:space="0" w:color="auto"/>
                <w:bottom w:val="none" w:sz="0" w:space="0" w:color="auto"/>
                <w:right w:val="none" w:sz="0" w:space="0" w:color="auto"/>
              </w:divBdr>
            </w:div>
            <w:div w:id="1451585716">
              <w:marLeft w:val="0"/>
              <w:marRight w:val="0"/>
              <w:marTop w:val="0"/>
              <w:marBottom w:val="0"/>
              <w:divBdr>
                <w:top w:val="none" w:sz="0" w:space="0" w:color="auto"/>
                <w:left w:val="none" w:sz="0" w:space="0" w:color="auto"/>
                <w:bottom w:val="none" w:sz="0" w:space="0" w:color="auto"/>
                <w:right w:val="none" w:sz="0" w:space="0" w:color="auto"/>
              </w:divBdr>
            </w:div>
            <w:div w:id="1107851130">
              <w:marLeft w:val="0"/>
              <w:marRight w:val="0"/>
              <w:marTop w:val="0"/>
              <w:marBottom w:val="0"/>
              <w:divBdr>
                <w:top w:val="none" w:sz="0" w:space="0" w:color="auto"/>
                <w:left w:val="none" w:sz="0" w:space="0" w:color="auto"/>
                <w:bottom w:val="none" w:sz="0" w:space="0" w:color="auto"/>
                <w:right w:val="none" w:sz="0" w:space="0" w:color="auto"/>
              </w:divBdr>
            </w:div>
            <w:div w:id="535041236">
              <w:marLeft w:val="0"/>
              <w:marRight w:val="0"/>
              <w:marTop w:val="0"/>
              <w:marBottom w:val="0"/>
              <w:divBdr>
                <w:top w:val="none" w:sz="0" w:space="0" w:color="auto"/>
                <w:left w:val="none" w:sz="0" w:space="0" w:color="auto"/>
                <w:bottom w:val="none" w:sz="0" w:space="0" w:color="auto"/>
                <w:right w:val="none" w:sz="0" w:space="0" w:color="auto"/>
              </w:divBdr>
            </w:div>
            <w:div w:id="469060985">
              <w:marLeft w:val="0"/>
              <w:marRight w:val="0"/>
              <w:marTop w:val="0"/>
              <w:marBottom w:val="0"/>
              <w:divBdr>
                <w:top w:val="none" w:sz="0" w:space="0" w:color="auto"/>
                <w:left w:val="none" w:sz="0" w:space="0" w:color="auto"/>
                <w:bottom w:val="none" w:sz="0" w:space="0" w:color="auto"/>
                <w:right w:val="none" w:sz="0" w:space="0" w:color="auto"/>
              </w:divBdr>
            </w:div>
            <w:div w:id="1167137608">
              <w:marLeft w:val="0"/>
              <w:marRight w:val="0"/>
              <w:marTop w:val="0"/>
              <w:marBottom w:val="0"/>
              <w:divBdr>
                <w:top w:val="none" w:sz="0" w:space="0" w:color="auto"/>
                <w:left w:val="none" w:sz="0" w:space="0" w:color="auto"/>
                <w:bottom w:val="none" w:sz="0" w:space="0" w:color="auto"/>
                <w:right w:val="none" w:sz="0" w:space="0" w:color="auto"/>
              </w:divBdr>
            </w:div>
            <w:div w:id="865599556">
              <w:marLeft w:val="0"/>
              <w:marRight w:val="0"/>
              <w:marTop w:val="0"/>
              <w:marBottom w:val="0"/>
              <w:divBdr>
                <w:top w:val="none" w:sz="0" w:space="0" w:color="auto"/>
                <w:left w:val="none" w:sz="0" w:space="0" w:color="auto"/>
                <w:bottom w:val="none" w:sz="0" w:space="0" w:color="auto"/>
                <w:right w:val="none" w:sz="0" w:space="0" w:color="auto"/>
              </w:divBdr>
            </w:div>
            <w:div w:id="1067849436">
              <w:marLeft w:val="0"/>
              <w:marRight w:val="0"/>
              <w:marTop w:val="0"/>
              <w:marBottom w:val="0"/>
              <w:divBdr>
                <w:top w:val="none" w:sz="0" w:space="0" w:color="auto"/>
                <w:left w:val="none" w:sz="0" w:space="0" w:color="auto"/>
                <w:bottom w:val="none" w:sz="0" w:space="0" w:color="auto"/>
                <w:right w:val="none" w:sz="0" w:space="0" w:color="auto"/>
              </w:divBdr>
            </w:div>
            <w:div w:id="159392020">
              <w:marLeft w:val="0"/>
              <w:marRight w:val="0"/>
              <w:marTop w:val="0"/>
              <w:marBottom w:val="0"/>
              <w:divBdr>
                <w:top w:val="none" w:sz="0" w:space="0" w:color="auto"/>
                <w:left w:val="none" w:sz="0" w:space="0" w:color="auto"/>
                <w:bottom w:val="none" w:sz="0" w:space="0" w:color="auto"/>
                <w:right w:val="none" w:sz="0" w:space="0" w:color="auto"/>
              </w:divBdr>
            </w:div>
            <w:div w:id="541327720">
              <w:marLeft w:val="0"/>
              <w:marRight w:val="0"/>
              <w:marTop w:val="0"/>
              <w:marBottom w:val="0"/>
              <w:divBdr>
                <w:top w:val="none" w:sz="0" w:space="0" w:color="auto"/>
                <w:left w:val="none" w:sz="0" w:space="0" w:color="auto"/>
                <w:bottom w:val="none" w:sz="0" w:space="0" w:color="auto"/>
                <w:right w:val="none" w:sz="0" w:space="0" w:color="auto"/>
              </w:divBdr>
            </w:div>
            <w:div w:id="76633774">
              <w:marLeft w:val="0"/>
              <w:marRight w:val="0"/>
              <w:marTop w:val="0"/>
              <w:marBottom w:val="0"/>
              <w:divBdr>
                <w:top w:val="none" w:sz="0" w:space="0" w:color="auto"/>
                <w:left w:val="none" w:sz="0" w:space="0" w:color="auto"/>
                <w:bottom w:val="none" w:sz="0" w:space="0" w:color="auto"/>
                <w:right w:val="none" w:sz="0" w:space="0" w:color="auto"/>
              </w:divBdr>
            </w:div>
            <w:div w:id="1955282707">
              <w:marLeft w:val="0"/>
              <w:marRight w:val="0"/>
              <w:marTop w:val="0"/>
              <w:marBottom w:val="0"/>
              <w:divBdr>
                <w:top w:val="none" w:sz="0" w:space="0" w:color="auto"/>
                <w:left w:val="none" w:sz="0" w:space="0" w:color="auto"/>
                <w:bottom w:val="none" w:sz="0" w:space="0" w:color="auto"/>
                <w:right w:val="none" w:sz="0" w:space="0" w:color="auto"/>
              </w:divBdr>
            </w:div>
            <w:div w:id="1170753043">
              <w:marLeft w:val="0"/>
              <w:marRight w:val="0"/>
              <w:marTop w:val="0"/>
              <w:marBottom w:val="0"/>
              <w:divBdr>
                <w:top w:val="none" w:sz="0" w:space="0" w:color="auto"/>
                <w:left w:val="none" w:sz="0" w:space="0" w:color="auto"/>
                <w:bottom w:val="none" w:sz="0" w:space="0" w:color="auto"/>
                <w:right w:val="none" w:sz="0" w:space="0" w:color="auto"/>
              </w:divBdr>
            </w:div>
            <w:div w:id="1860267365">
              <w:marLeft w:val="0"/>
              <w:marRight w:val="0"/>
              <w:marTop w:val="0"/>
              <w:marBottom w:val="0"/>
              <w:divBdr>
                <w:top w:val="none" w:sz="0" w:space="0" w:color="auto"/>
                <w:left w:val="none" w:sz="0" w:space="0" w:color="auto"/>
                <w:bottom w:val="none" w:sz="0" w:space="0" w:color="auto"/>
                <w:right w:val="none" w:sz="0" w:space="0" w:color="auto"/>
              </w:divBdr>
            </w:div>
            <w:div w:id="1550145301">
              <w:marLeft w:val="0"/>
              <w:marRight w:val="0"/>
              <w:marTop w:val="0"/>
              <w:marBottom w:val="0"/>
              <w:divBdr>
                <w:top w:val="none" w:sz="0" w:space="0" w:color="auto"/>
                <w:left w:val="none" w:sz="0" w:space="0" w:color="auto"/>
                <w:bottom w:val="none" w:sz="0" w:space="0" w:color="auto"/>
                <w:right w:val="none" w:sz="0" w:space="0" w:color="auto"/>
              </w:divBdr>
            </w:div>
            <w:div w:id="1575434010">
              <w:marLeft w:val="0"/>
              <w:marRight w:val="0"/>
              <w:marTop w:val="0"/>
              <w:marBottom w:val="0"/>
              <w:divBdr>
                <w:top w:val="none" w:sz="0" w:space="0" w:color="auto"/>
                <w:left w:val="none" w:sz="0" w:space="0" w:color="auto"/>
                <w:bottom w:val="none" w:sz="0" w:space="0" w:color="auto"/>
                <w:right w:val="none" w:sz="0" w:space="0" w:color="auto"/>
              </w:divBdr>
            </w:div>
            <w:div w:id="89202708">
              <w:marLeft w:val="0"/>
              <w:marRight w:val="0"/>
              <w:marTop w:val="0"/>
              <w:marBottom w:val="0"/>
              <w:divBdr>
                <w:top w:val="none" w:sz="0" w:space="0" w:color="auto"/>
                <w:left w:val="none" w:sz="0" w:space="0" w:color="auto"/>
                <w:bottom w:val="none" w:sz="0" w:space="0" w:color="auto"/>
                <w:right w:val="none" w:sz="0" w:space="0" w:color="auto"/>
              </w:divBdr>
            </w:div>
            <w:div w:id="713698177">
              <w:marLeft w:val="0"/>
              <w:marRight w:val="0"/>
              <w:marTop w:val="0"/>
              <w:marBottom w:val="0"/>
              <w:divBdr>
                <w:top w:val="none" w:sz="0" w:space="0" w:color="auto"/>
                <w:left w:val="none" w:sz="0" w:space="0" w:color="auto"/>
                <w:bottom w:val="none" w:sz="0" w:space="0" w:color="auto"/>
                <w:right w:val="none" w:sz="0" w:space="0" w:color="auto"/>
              </w:divBdr>
            </w:div>
            <w:div w:id="300960855">
              <w:marLeft w:val="0"/>
              <w:marRight w:val="0"/>
              <w:marTop w:val="0"/>
              <w:marBottom w:val="0"/>
              <w:divBdr>
                <w:top w:val="none" w:sz="0" w:space="0" w:color="auto"/>
                <w:left w:val="none" w:sz="0" w:space="0" w:color="auto"/>
                <w:bottom w:val="none" w:sz="0" w:space="0" w:color="auto"/>
                <w:right w:val="none" w:sz="0" w:space="0" w:color="auto"/>
              </w:divBdr>
            </w:div>
            <w:div w:id="1392312530">
              <w:marLeft w:val="0"/>
              <w:marRight w:val="0"/>
              <w:marTop w:val="0"/>
              <w:marBottom w:val="0"/>
              <w:divBdr>
                <w:top w:val="none" w:sz="0" w:space="0" w:color="auto"/>
                <w:left w:val="none" w:sz="0" w:space="0" w:color="auto"/>
                <w:bottom w:val="none" w:sz="0" w:space="0" w:color="auto"/>
                <w:right w:val="none" w:sz="0" w:space="0" w:color="auto"/>
              </w:divBdr>
            </w:div>
            <w:div w:id="20849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2569">
      <w:bodyDiv w:val="1"/>
      <w:marLeft w:val="0"/>
      <w:marRight w:val="0"/>
      <w:marTop w:val="0"/>
      <w:marBottom w:val="0"/>
      <w:divBdr>
        <w:top w:val="none" w:sz="0" w:space="0" w:color="auto"/>
        <w:left w:val="none" w:sz="0" w:space="0" w:color="auto"/>
        <w:bottom w:val="none" w:sz="0" w:space="0" w:color="auto"/>
        <w:right w:val="none" w:sz="0" w:space="0" w:color="auto"/>
      </w:divBdr>
    </w:div>
    <w:div w:id="1403216973">
      <w:bodyDiv w:val="1"/>
      <w:marLeft w:val="0"/>
      <w:marRight w:val="0"/>
      <w:marTop w:val="0"/>
      <w:marBottom w:val="0"/>
      <w:divBdr>
        <w:top w:val="none" w:sz="0" w:space="0" w:color="auto"/>
        <w:left w:val="none" w:sz="0" w:space="0" w:color="auto"/>
        <w:bottom w:val="none" w:sz="0" w:space="0" w:color="auto"/>
        <w:right w:val="none" w:sz="0" w:space="0" w:color="auto"/>
      </w:divBdr>
      <w:divsChild>
        <w:div w:id="710542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14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4321">
      <w:bodyDiv w:val="1"/>
      <w:marLeft w:val="0"/>
      <w:marRight w:val="0"/>
      <w:marTop w:val="0"/>
      <w:marBottom w:val="0"/>
      <w:divBdr>
        <w:top w:val="none" w:sz="0" w:space="0" w:color="auto"/>
        <w:left w:val="none" w:sz="0" w:space="0" w:color="auto"/>
        <w:bottom w:val="none" w:sz="0" w:space="0" w:color="auto"/>
        <w:right w:val="none" w:sz="0" w:space="0" w:color="auto"/>
      </w:divBdr>
      <w:divsChild>
        <w:div w:id="220752359">
          <w:marLeft w:val="0"/>
          <w:marRight w:val="0"/>
          <w:marTop w:val="0"/>
          <w:marBottom w:val="0"/>
          <w:divBdr>
            <w:top w:val="none" w:sz="0" w:space="0" w:color="auto"/>
            <w:left w:val="none" w:sz="0" w:space="0" w:color="auto"/>
            <w:bottom w:val="none" w:sz="0" w:space="0" w:color="auto"/>
            <w:right w:val="none" w:sz="0" w:space="0" w:color="auto"/>
          </w:divBdr>
          <w:divsChild>
            <w:div w:id="1901941133">
              <w:marLeft w:val="0"/>
              <w:marRight w:val="0"/>
              <w:marTop w:val="0"/>
              <w:marBottom w:val="0"/>
              <w:divBdr>
                <w:top w:val="none" w:sz="0" w:space="0" w:color="auto"/>
                <w:left w:val="none" w:sz="0" w:space="0" w:color="auto"/>
                <w:bottom w:val="none" w:sz="0" w:space="0" w:color="auto"/>
                <w:right w:val="none" w:sz="0" w:space="0" w:color="auto"/>
              </w:divBdr>
            </w:div>
            <w:div w:id="963773526">
              <w:marLeft w:val="0"/>
              <w:marRight w:val="0"/>
              <w:marTop w:val="0"/>
              <w:marBottom w:val="0"/>
              <w:divBdr>
                <w:top w:val="none" w:sz="0" w:space="0" w:color="auto"/>
                <w:left w:val="none" w:sz="0" w:space="0" w:color="auto"/>
                <w:bottom w:val="none" w:sz="0" w:space="0" w:color="auto"/>
                <w:right w:val="none" w:sz="0" w:space="0" w:color="auto"/>
              </w:divBdr>
            </w:div>
            <w:div w:id="1662197747">
              <w:marLeft w:val="0"/>
              <w:marRight w:val="0"/>
              <w:marTop w:val="0"/>
              <w:marBottom w:val="0"/>
              <w:divBdr>
                <w:top w:val="none" w:sz="0" w:space="0" w:color="auto"/>
                <w:left w:val="none" w:sz="0" w:space="0" w:color="auto"/>
                <w:bottom w:val="none" w:sz="0" w:space="0" w:color="auto"/>
                <w:right w:val="none" w:sz="0" w:space="0" w:color="auto"/>
              </w:divBdr>
            </w:div>
            <w:div w:id="863523160">
              <w:marLeft w:val="0"/>
              <w:marRight w:val="0"/>
              <w:marTop w:val="0"/>
              <w:marBottom w:val="0"/>
              <w:divBdr>
                <w:top w:val="none" w:sz="0" w:space="0" w:color="auto"/>
                <w:left w:val="none" w:sz="0" w:space="0" w:color="auto"/>
                <w:bottom w:val="none" w:sz="0" w:space="0" w:color="auto"/>
                <w:right w:val="none" w:sz="0" w:space="0" w:color="auto"/>
              </w:divBdr>
            </w:div>
            <w:div w:id="1327128489">
              <w:marLeft w:val="0"/>
              <w:marRight w:val="0"/>
              <w:marTop w:val="0"/>
              <w:marBottom w:val="0"/>
              <w:divBdr>
                <w:top w:val="none" w:sz="0" w:space="0" w:color="auto"/>
                <w:left w:val="none" w:sz="0" w:space="0" w:color="auto"/>
                <w:bottom w:val="none" w:sz="0" w:space="0" w:color="auto"/>
                <w:right w:val="none" w:sz="0" w:space="0" w:color="auto"/>
              </w:divBdr>
            </w:div>
            <w:div w:id="1883668382">
              <w:marLeft w:val="0"/>
              <w:marRight w:val="0"/>
              <w:marTop w:val="0"/>
              <w:marBottom w:val="0"/>
              <w:divBdr>
                <w:top w:val="none" w:sz="0" w:space="0" w:color="auto"/>
                <w:left w:val="none" w:sz="0" w:space="0" w:color="auto"/>
                <w:bottom w:val="none" w:sz="0" w:space="0" w:color="auto"/>
                <w:right w:val="none" w:sz="0" w:space="0" w:color="auto"/>
              </w:divBdr>
            </w:div>
            <w:div w:id="254242357">
              <w:marLeft w:val="0"/>
              <w:marRight w:val="0"/>
              <w:marTop w:val="0"/>
              <w:marBottom w:val="0"/>
              <w:divBdr>
                <w:top w:val="none" w:sz="0" w:space="0" w:color="auto"/>
                <w:left w:val="none" w:sz="0" w:space="0" w:color="auto"/>
                <w:bottom w:val="none" w:sz="0" w:space="0" w:color="auto"/>
                <w:right w:val="none" w:sz="0" w:space="0" w:color="auto"/>
              </w:divBdr>
            </w:div>
            <w:div w:id="139424748">
              <w:marLeft w:val="0"/>
              <w:marRight w:val="0"/>
              <w:marTop w:val="0"/>
              <w:marBottom w:val="0"/>
              <w:divBdr>
                <w:top w:val="none" w:sz="0" w:space="0" w:color="auto"/>
                <w:left w:val="none" w:sz="0" w:space="0" w:color="auto"/>
                <w:bottom w:val="none" w:sz="0" w:space="0" w:color="auto"/>
                <w:right w:val="none" w:sz="0" w:space="0" w:color="auto"/>
              </w:divBdr>
            </w:div>
            <w:div w:id="1202782958">
              <w:marLeft w:val="0"/>
              <w:marRight w:val="0"/>
              <w:marTop w:val="0"/>
              <w:marBottom w:val="0"/>
              <w:divBdr>
                <w:top w:val="none" w:sz="0" w:space="0" w:color="auto"/>
                <w:left w:val="none" w:sz="0" w:space="0" w:color="auto"/>
                <w:bottom w:val="none" w:sz="0" w:space="0" w:color="auto"/>
                <w:right w:val="none" w:sz="0" w:space="0" w:color="auto"/>
              </w:divBdr>
            </w:div>
            <w:div w:id="1693996226">
              <w:marLeft w:val="0"/>
              <w:marRight w:val="0"/>
              <w:marTop w:val="0"/>
              <w:marBottom w:val="0"/>
              <w:divBdr>
                <w:top w:val="none" w:sz="0" w:space="0" w:color="auto"/>
                <w:left w:val="none" w:sz="0" w:space="0" w:color="auto"/>
                <w:bottom w:val="none" w:sz="0" w:space="0" w:color="auto"/>
                <w:right w:val="none" w:sz="0" w:space="0" w:color="auto"/>
              </w:divBdr>
            </w:div>
            <w:div w:id="634021672">
              <w:marLeft w:val="0"/>
              <w:marRight w:val="0"/>
              <w:marTop w:val="0"/>
              <w:marBottom w:val="0"/>
              <w:divBdr>
                <w:top w:val="none" w:sz="0" w:space="0" w:color="auto"/>
                <w:left w:val="none" w:sz="0" w:space="0" w:color="auto"/>
                <w:bottom w:val="none" w:sz="0" w:space="0" w:color="auto"/>
                <w:right w:val="none" w:sz="0" w:space="0" w:color="auto"/>
              </w:divBdr>
            </w:div>
            <w:div w:id="238712573">
              <w:marLeft w:val="0"/>
              <w:marRight w:val="0"/>
              <w:marTop w:val="0"/>
              <w:marBottom w:val="0"/>
              <w:divBdr>
                <w:top w:val="none" w:sz="0" w:space="0" w:color="auto"/>
                <w:left w:val="none" w:sz="0" w:space="0" w:color="auto"/>
                <w:bottom w:val="none" w:sz="0" w:space="0" w:color="auto"/>
                <w:right w:val="none" w:sz="0" w:space="0" w:color="auto"/>
              </w:divBdr>
            </w:div>
            <w:div w:id="1622682987">
              <w:marLeft w:val="0"/>
              <w:marRight w:val="0"/>
              <w:marTop w:val="0"/>
              <w:marBottom w:val="0"/>
              <w:divBdr>
                <w:top w:val="none" w:sz="0" w:space="0" w:color="auto"/>
                <w:left w:val="none" w:sz="0" w:space="0" w:color="auto"/>
                <w:bottom w:val="none" w:sz="0" w:space="0" w:color="auto"/>
                <w:right w:val="none" w:sz="0" w:space="0" w:color="auto"/>
              </w:divBdr>
            </w:div>
            <w:div w:id="1720124479">
              <w:marLeft w:val="0"/>
              <w:marRight w:val="0"/>
              <w:marTop w:val="0"/>
              <w:marBottom w:val="0"/>
              <w:divBdr>
                <w:top w:val="none" w:sz="0" w:space="0" w:color="auto"/>
                <w:left w:val="none" w:sz="0" w:space="0" w:color="auto"/>
                <w:bottom w:val="none" w:sz="0" w:space="0" w:color="auto"/>
                <w:right w:val="none" w:sz="0" w:space="0" w:color="auto"/>
              </w:divBdr>
            </w:div>
            <w:div w:id="2096440379">
              <w:marLeft w:val="0"/>
              <w:marRight w:val="0"/>
              <w:marTop w:val="0"/>
              <w:marBottom w:val="0"/>
              <w:divBdr>
                <w:top w:val="none" w:sz="0" w:space="0" w:color="auto"/>
                <w:left w:val="none" w:sz="0" w:space="0" w:color="auto"/>
                <w:bottom w:val="none" w:sz="0" w:space="0" w:color="auto"/>
                <w:right w:val="none" w:sz="0" w:space="0" w:color="auto"/>
              </w:divBdr>
            </w:div>
            <w:div w:id="2105026176">
              <w:marLeft w:val="0"/>
              <w:marRight w:val="0"/>
              <w:marTop w:val="0"/>
              <w:marBottom w:val="0"/>
              <w:divBdr>
                <w:top w:val="none" w:sz="0" w:space="0" w:color="auto"/>
                <w:left w:val="none" w:sz="0" w:space="0" w:color="auto"/>
                <w:bottom w:val="none" w:sz="0" w:space="0" w:color="auto"/>
                <w:right w:val="none" w:sz="0" w:space="0" w:color="auto"/>
              </w:divBdr>
            </w:div>
            <w:div w:id="48847418">
              <w:marLeft w:val="0"/>
              <w:marRight w:val="0"/>
              <w:marTop w:val="0"/>
              <w:marBottom w:val="0"/>
              <w:divBdr>
                <w:top w:val="none" w:sz="0" w:space="0" w:color="auto"/>
                <w:left w:val="none" w:sz="0" w:space="0" w:color="auto"/>
                <w:bottom w:val="none" w:sz="0" w:space="0" w:color="auto"/>
                <w:right w:val="none" w:sz="0" w:space="0" w:color="auto"/>
              </w:divBdr>
            </w:div>
            <w:div w:id="18940590">
              <w:marLeft w:val="0"/>
              <w:marRight w:val="0"/>
              <w:marTop w:val="0"/>
              <w:marBottom w:val="0"/>
              <w:divBdr>
                <w:top w:val="none" w:sz="0" w:space="0" w:color="auto"/>
                <w:left w:val="none" w:sz="0" w:space="0" w:color="auto"/>
                <w:bottom w:val="none" w:sz="0" w:space="0" w:color="auto"/>
                <w:right w:val="none" w:sz="0" w:space="0" w:color="auto"/>
              </w:divBdr>
            </w:div>
            <w:div w:id="1638366879">
              <w:marLeft w:val="0"/>
              <w:marRight w:val="0"/>
              <w:marTop w:val="0"/>
              <w:marBottom w:val="0"/>
              <w:divBdr>
                <w:top w:val="none" w:sz="0" w:space="0" w:color="auto"/>
                <w:left w:val="none" w:sz="0" w:space="0" w:color="auto"/>
                <w:bottom w:val="none" w:sz="0" w:space="0" w:color="auto"/>
                <w:right w:val="none" w:sz="0" w:space="0" w:color="auto"/>
              </w:divBdr>
            </w:div>
            <w:div w:id="1356738004">
              <w:marLeft w:val="0"/>
              <w:marRight w:val="0"/>
              <w:marTop w:val="0"/>
              <w:marBottom w:val="0"/>
              <w:divBdr>
                <w:top w:val="none" w:sz="0" w:space="0" w:color="auto"/>
                <w:left w:val="none" w:sz="0" w:space="0" w:color="auto"/>
                <w:bottom w:val="none" w:sz="0" w:space="0" w:color="auto"/>
                <w:right w:val="none" w:sz="0" w:space="0" w:color="auto"/>
              </w:divBdr>
            </w:div>
            <w:div w:id="616063349">
              <w:marLeft w:val="0"/>
              <w:marRight w:val="0"/>
              <w:marTop w:val="0"/>
              <w:marBottom w:val="0"/>
              <w:divBdr>
                <w:top w:val="none" w:sz="0" w:space="0" w:color="auto"/>
                <w:left w:val="none" w:sz="0" w:space="0" w:color="auto"/>
                <w:bottom w:val="none" w:sz="0" w:space="0" w:color="auto"/>
                <w:right w:val="none" w:sz="0" w:space="0" w:color="auto"/>
              </w:divBdr>
            </w:div>
            <w:div w:id="1476677921">
              <w:marLeft w:val="0"/>
              <w:marRight w:val="0"/>
              <w:marTop w:val="0"/>
              <w:marBottom w:val="0"/>
              <w:divBdr>
                <w:top w:val="none" w:sz="0" w:space="0" w:color="auto"/>
                <w:left w:val="none" w:sz="0" w:space="0" w:color="auto"/>
                <w:bottom w:val="none" w:sz="0" w:space="0" w:color="auto"/>
                <w:right w:val="none" w:sz="0" w:space="0" w:color="auto"/>
              </w:divBdr>
            </w:div>
            <w:div w:id="296298896">
              <w:marLeft w:val="0"/>
              <w:marRight w:val="0"/>
              <w:marTop w:val="0"/>
              <w:marBottom w:val="0"/>
              <w:divBdr>
                <w:top w:val="none" w:sz="0" w:space="0" w:color="auto"/>
                <w:left w:val="none" w:sz="0" w:space="0" w:color="auto"/>
                <w:bottom w:val="none" w:sz="0" w:space="0" w:color="auto"/>
                <w:right w:val="none" w:sz="0" w:space="0" w:color="auto"/>
              </w:divBdr>
            </w:div>
            <w:div w:id="508299240">
              <w:marLeft w:val="0"/>
              <w:marRight w:val="0"/>
              <w:marTop w:val="0"/>
              <w:marBottom w:val="0"/>
              <w:divBdr>
                <w:top w:val="none" w:sz="0" w:space="0" w:color="auto"/>
                <w:left w:val="none" w:sz="0" w:space="0" w:color="auto"/>
                <w:bottom w:val="none" w:sz="0" w:space="0" w:color="auto"/>
                <w:right w:val="none" w:sz="0" w:space="0" w:color="auto"/>
              </w:divBdr>
            </w:div>
            <w:div w:id="1749186792">
              <w:marLeft w:val="0"/>
              <w:marRight w:val="0"/>
              <w:marTop w:val="0"/>
              <w:marBottom w:val="0"/>
              <w:divBdr>
                <w:top w:val="none" w:sz="0" w:space="0" w:color="auto"/>
                <w:left w:val="none" w:sz="0" w:space="0" w:color="auto"/>
                <w:bottom w:val="none" w:sz="0" w:space="0" w:color="auto"/>
                <w:right w:val="none" w:sz="0" w:space="0" w:color="auto"/>
              </w:divBdr>
            </w:div>
            <w:div w:id="335428635">
              <w:marLeft w:val="0"/>
              <w:marRight w:val="0"/>
              <w:marTop w:val="0"/>
              <w:marBottom w:val="0"/>
              <w:divBdr>
                <w:top w:val="none" w:sz="0" w:space="0" w:color="auto"/>
                <w:left w:val="none" w:sz="0" w:space="0" w:color="auto"/>
                <w:bottom w:val="none" w:sz="0" w:space="0" w:color="auto"/>
                <w:right w:val="none" w:sz="0" w:space="0" w:color="auto"/>
              </w:divBdr>
            </w:div>
            <w:div w:id="1753891903">
              <w:marLeft w:val="0"/>
              <w:marRight w:val="0"/>
              <w:marTop w:val="0"/>
              <w:marBottom w:val="0"/>
              <w:divBdr>
                <w:top w:val="none" w:sz="0" w:space="0" w:color="auto"/>
                <w:left w:val="none" w:sz="0" w:space="0" w:color="auto"/>
                <w:bottom w:val="none" w:sz="0" w:space="0" w:color="auto"/>
                <w:right w:val="none" w:sz="0" w:space="0" w:color="auto"/>
              </w:divBdr>
            </w:div>
            <w:div w:id="1407411061">
              <w:marLeft w:val="0"/>
              <w:marRight w:val="0"/>
              <w:marTop w:val="0"/>
              <w:marBottom w:val="0"/>
              <w:divBdr>
                <w:top w:val="none" w:sz="0" w:space="0" w:color="auto"/>
                <w:left w:val="none" w:sz="0" w:space="0" w:color="auto"/>
                <w:bottom w:val="none" w:sz="0" w:space="0" w:color="auto"/>
                <w:right w:val="none" w:sz="0" w:space="0" w:color="auto"/>
              </w:divBdr>
            </w:div>
            <w:div w:id="785079193">
              <w:marLeft w:val="0"/>
              <w:marRight w:val="0"/>
              <w:marTop w:val="0"/>
              <w:marBottom w:val="0"/>
              <w:divBdr>
                <w:top w:val="none" w:sz="0" w:space="0" w:color="auto"/>
                <w:left w:val="none" w:sz="0" w:space="0" w:color="auto"/>
                <w:bottom w:val="none" w:sz="0" w:space="0" w:color="auto"/>
                <w:right w:val="none" w:sz="0" w:space="0" w:color="auto"/>
              </w:divBdr>
            </w:div>
            <w:div w:id="699166692">
              <w:marLeft w:val="0"/>
              <w:marRight w:val="0"/>
              <w:marTop w:val="0"/>
              <w:marBottom w:val="0"/>
              <w:divBdr>
                <w:top w:val="none" w:sz="0" w:space="0" w:color="auto"/>
                <w:left w:val="none" w:sz="0" w:space="0" w:color="auto"/>
                <w:bottom w:val="none" w:sz="0" w:space="0" w:color="auto"/>
                <w:right w:val="none" w:sz="0" w:space="0" w:color="auto"/>
              </w:divBdr>
            </w:div>
            <w:div w:id="726806719">
              <w:marLeft w:val="0"/>
              <w:marRight w:val="0"/>
              <w:marTop w:val="0"/>
              <w:marBottom w:val="0"/>
              <w:divBdr>
                <w:top w:val="none" w:sz="0" w:space="0" w:color="auto"/>
                <w:left w:val="none" w:sz="0" w:space="0" w:color="auto"/>
                <w:bottom w:val="none" w:sz="0" w:space="0" w:color="auto"/>
                <w:right w:val="none" w:sz="0" w:space="0" w:color="auto"/>
              </w:divBdr>
            </w:div>
            <w:div w:id="901257133">
              <w:marLeft w:val="0"/>
              <w:marRight w:val="0"/>
              <w:marTop w:val="0"/>
              <w:marBottom w:val="0"/>
              <w:divBdr>
                <w:top w:val="none" w:sz="0" w:space="0" w:color="auto"/>
                <w:left w:val="none" w:sz="0" w:space="0" w:color="auto"/>
                <w:bottom w:val="none" w:sz="0" w:space="0" w:color="auto"/>
                <w:right w:val="none" w:sz="0" w:space="0" w:color="auto"/>
              </w:divBdr>
            </w:div>
            <w:div w:id="1484545880">
              <w:marLeft w:val="0"/>
              <w:marRight w:val="0"/>
              <w:marTop w:val="0"/>
              <w:marBottom w:val="0"/>
              <w:divBdr>
                <w:top w:val="none" w:sz="0" w:space="0" w:color="auto"/>
                <w:left w:val="none" w:sz="0" w:space="0" w:color="auto"/>
                <w:bottom w:val="none" w:sz="0" w:space="0" w:color="auto"/>
                <w:right w:val="none" w:sz="0" w:space="0" w:color="auto"/>
              </w:divBdr>
            </w:div>
            <w:div w:id="1312639243">
              <w:marLeft w:val="0"/>
              <w:marRight w:val="0"/>
              <w:marTop w:val="0"/>
              <w:marBottom w:val="0"/>
              <w:divBdr>
                <w:top w:val="none" w:sz="0" w:space="0" w:color="auto"/>
                <w:left w:val="none" w:sz="0" w:space="0" w:color="auto"/>
                <w:bottom w:val="none" w:sz="0" w:space="0" w:color="auto"/>
                <w:right w:val="none" w:sz="0" w:space="0" w:color="auto"/>
              </w:divBdr>
            </w:div>
            <w:div w:id="1014382250">
              <w:marLeft w:val="0"/>
              <w:marRight w:val="0"/>
              <w:marTop w:val="0"/>
              <w:marBottom w:val="0"/>
              <w:divBdr>
                <w:top w:val="none" w:sz="0" w:space="0" w:color="auto"/>
                <w:left w:val="none" w:sz="0" w:space="0" w:color="auto"/>
                <w:bottom w:val="none" w:sz="0" w:space="0" w:color="auto"/>
                <w:right w:val="none" w:sz="0" w:space="0" w:color="auto"/>
              </w:divBdr>
            </w:div>
            <w:div w:id="608850576">
              <w:marLeft w:val="0"/>
              <w:marRight w:val="0"/>
              <w:marTop w:val="0"/>
              <w:marBottom w:val="0"/>
              <w:divBdr>
                <w:top w:val="none" w:sz="0" w:space="0" w:color="auto"/>
                <w:left w:val="none" w:sz="0" w:space="0" w:color="auto"/>
                <w:bottom w:val="none" w:sz="0" w:space="0" w:color="auto"/>
                <w:right w:val="none" w:sz="0" w:space="0" w:color="auto"/>
              </w:divBdr>
            </w:div>
            <w:div w:id="1829520502">
              <w:marLeft w:val="0"/>
              <w:marRight w:val="0"/>
              <w:marTop w:val="0"/>
              <w:marBottom w:val="0"/>
              <w:divBdr>
                <w:top w:val="none" w:sz="0" w:space="0" w:color="auto"/>
                <w:left w:val="none" w:sz="0" w:space="0" w:color="auto"/>
                <w:bottom w:val="none" w:sz="0" w:space="0" w:color="auto"/>
                <w:right w:val="none" w:sz="0" w:space="0" w:color="auto"/>
              </w:divBdr>
            </w:div>
            <w:div w:id="2105686884">
              <w:marLeft w:val="0"/>
              <w:marRight w:val="0"/>
              <w:marTop w:val="0"/>
              <w:marBottom w:val="0"/>
              <w:divBdr>
                <w:top w:val="none" w:sz="0" w:space="0" w:color="auto"/>
                <w:left w:val="none" w:sz="0" w:space="0" w:color="auto"/>
                <w:bottom w:val="none" w:sz="0" w:space="0" w:color="auto"/>
                <w:right w:val="none" w:sz="0" w:space="0" w:color="auto"/>
              </w:divBdr>
            </w:div>
            <w:div w:id="195702036">
              <w:marLeft w:val="0"/>
              <w:marRight w:val="0"/>
              <w:marTop w:val="0"/>
              <w:marBottom w:val="0"/>
              <w:divBdr>
                <w:top w:val="none" w:sz="0" w:space="0" w:color="auto"/>
                <w:left w:val="none" w:sz="0" w:space="0" w:color="auto"/>
                <w:bottom w:val="none" w:sz="0" w:space="0" w:color="auto"/>
                <w:right w:val="none" w:sz="0" w:space="0" w:color="auto"/>
              </w:divBdr>
            </w:div>
            <w:div w:id="1744336025">
              <w:marLeft w:val="0"/>
              <w:marRight w:val="0"/>
              <w:marTop w:val="0"/>
              <w:marBottom w:val="0"/>
              <w:divBdr>
                <w:top w:val="none" w:sz="0" w:space="0" w:color="auto"/>
                <w:left w:val="none" w:sz="0" w:space="0" w:color="auto"/>
                <w:bottom w:val="none" w:sz="0" w:space="0" w:color="auto"/>
                <w:right w:val="none" w:sz="0" w:space="0" w:color="auto"/>
              </w:divBdr>
            </w:div>
            <w:div w:id="1263295246">
              <w:marLeft w:val="0"/>
              <w:marRight w:val="0"/>
              <w:marTop w:val="0"/>
              <w:marBottom w:val="0"/>
              <w:divBdr>
                <w:top w:val="none" w:sz="0" w:space="0" w:color="auto"/>
                <w:left w:val="none" w:sz="0" w:space="0" w:color="auto"/>
                <w:bottom w:val="none" w:sz="0" w:space="0" w:color="auto"/>
                <w:right w:val="none" w:sz="0" w:space="0" w:color="auto"/>
              </w:divBdr>
            </w:div>
            <w:div w:id="1272736052">
              <w:marLeft w:val="0"/>
              <w:marRight w:val="0"/>
              <w:marTop w:val="0"/>
              <w:marBottom w:val="0"/>
              <w:divBdr>
                <w:top w:val="none" w:sz="0" w:space="0" w:color="auto"/>
                <w:left w:val="none" w:sz="0" w:space="0" w:color="auto"/>
                <w:bottom w:val="none" w:sz="0" w:space="0" w:color="auto"/>
                <w:right w:val="none" w:sz="0" w:space="0" w:color="auto"/>
              </w:divBdr>
            </w:div>
            <w:div w:id="534387114">
              <w:marLeft w:val="0"/>
              <w:marRight w:val="0"/>
              <w:marTop w:val="0"/>
              <w:marBottom w:val="0"/>
              <w:divBdr>
                <w:top w:val="none" w:sz="0" w:space="0" w:color="auto"/>
                <w:left w:val="none" w:sz="0" w:space="0" w:color="auto"/>
                <w:bottom w:val="none" w:sz="0" w:space="0" w:color="auto"/>
                <w:right w:val="none" w:sz="0" w:space="0" w:color="auto"/>
              </w:divBdr>
            </w:div>
            <w:div w:id="377248054">
              <w:marLeft w:val="0"/>
              <w:marRight w:val="0"/>
              <w:marTop w:val="0"/>
              <w:marBottom w:val="0"/>
              <w:divBdr>
                <w:top w:val="none" w:sz="0" w:space="0" w:color="auto"/>
                <w:left w:val="none" w:sz="0" w:space="0" w:color="auto"/>
                <w:bottom w:val="none" w:sz="0" w:space="0" w:color="auto"/>
                <w:right w:val="none" w:sz="0" w:space="0" w:color="auto"/>
              </w:divBdr>
            </w:div>
            <w:div w:id="2145392749">
              <w:marLeft w:val="0"/>
              <w:marRight w:val="0"/>
              <w:marTop w:val="0"/>
              <w:marBottom w:val="0"/>
              <w:divBdr>
                <w:top w:val="none" w:sz="0" w:space="0" w:color="auto"/>
                <w:left w:val="none" w:sz="0" w:space="0" w:color="auto"/>
                <w:bottom w:val="none" w:sz="0" w:space="0" w:color="auto"/>
                <w:right w:val="none" w:sz="0" w:space="0" w:color="auto"/>
              </w:divBdr>
            </w:div>
            <w:div w:id="723256145">
              <w:marLeft w:val="0"/>
              <w:marRight w:val="0"/>
              <w:marTop w:val="0"/>
              <w:marBottom w:val="0"/>
              <w:divBdr>
                <w:top w:val="none" w:sz="0" w:space="0" w:color="auto"/>
                <w:left w:val="none" w:sz="0" w:space="0" w:color="auto"/>
                <w:bottom w:val="none" w:sz="0" w:space="0" w:color="auto"/>
                <w:right w:val="none" w:sz="0" w:space="0" w:color="auto"/>
              </w:divBdr>
            </w:div>
            <w:div w:id="917204447">
              <w:marLeft w:val="0"/>
              <w:marRight w:val="0"/>
              <w:marTop w:val="0"/>
              <w:marBottom w:val="0"/>
              <w:divBdr>
                <w:top w:val="none" w:sz="0" w:space="0" w:color="auto"/>
                <w:left w:val="none" w:sz="0" w:space="0" w:color="auto"/>
                <w:bottom w:val="none" w:sz="0" w:space="0" w:color="auto"/>
                <w:right w:val="none" w:sz="0" w:space="0" w:color="auto"/>
              </w:divBdr>
            </w:div>
            <w:div w:id="750657516">
              <w:marLeft w:val="0"/>
              <w:marRight w:val="0"/>
              <w:marTop w:val="0"/>
              <w:marBottom w:val="0"/>
              <w:divBdr>
                <w:top w:val="none" w:sz="0" w:space="0" w:color="auto"/>
                <w:left w:val="none" w:sz="0" w:space="0" w:color="auto"/>
                <w:bottom w:val="none" w:sz="0" w:space="0" w:color="auto"/>
                <w:right w:val="none" w:sz="0" w:space="0" w:color="auto"/>
              </w:divBdr>
            </w:div>
            <w:div w:id="739061379">
              <w:marLeft w:val="0"/>
              <w:marRight w:val="0"/>
              <w:marTop w:val="0"/>
              <w:marBottom w:val="0"/>
              <w:divBdr>
                <w:top w:val="none" w:sz="0" w:space="0" w:color="auto"/>
                <w:left w:val="none" w:sz="0" w:space="0" w:color="auto"/>
                <w:bottom w:val="none" w:sz="0" w:space="0" w:color="auto"/>
                <w:right w:val="none" w:sz="0" w:space="0" w:color="auto"/>
              </w:divBdr>
            </w:div>
            <w:div w:id="1855149129">
              <w:marLeft w:val="0"/>
              <w:marRight w:val="0"/>
              <w:marTop w:val="0"/>
              <w:marBottom w:val="0"/>
              <w:divBdr>
                <w:top w:val="none" w:sz="0" w:space="0" w:color="auto"/>
                <w:left w:val="none" w:sz="0" w:space="0" w:color="auto"/>
                <w:bottom w:val="none" w:sz="0" w:space="0" w:color="auto"/>
                <w:right w:val="none" w:sz="0" w:space="0" w:color="auto"/>
              </w:divBdr>
            </w:div>
            <w:div w:id="297959105">
              <w:marLeft w:val="0"/>
              <w:marRight w:val="0"/>
              <w:marTop w:val="0"/>
              <w:marBottom w:val="0"/>
              <w:divBdr>
                <w:top w:val="none" w:sz="0" w:space="0" w:color="auto"/>
                <w:left w:val="none" w:sz="0" w:space="0" w:color="auto"/>
                <w:bottom w:val="none" w:sz="0" w:space="0" w:color="auto"/>
                <w:right w:val="none" w:sz="0" w:space="0" w:color="auto"/>
              </w:divBdr>
            </w:div>
            <w:div w:id="1568421722">
              <w:marLeft w:val="0"/>
              <w:marRight w:val="0"/>
              <w:marTop w:val="0"/>
              <w:marBottom w:val="0"/>
              <w:divBdr>
                <w:top w:val="none" w:sz="0" w:space="0" w:color="auto"/>
                <w:left w:val="none" w:sz="0" w:space="0" w:color="auto"/>
                <w:bottom w:val="none" w:sz="0" w:space="0" w:color="auto"/>
                <w:right w:val="none" w:sz="0" w:space="0" w:color="auto"/>
              </w:divBdr>
            </w:div>
            <w:div w:id="542181204">
              <w:marLeft w:val="0"/>
              <w:marRight w:val="0"/>
              <w:marTop w:val="0"/>
              <w:marBottom w:val="0"/>
              <w:divBdr>
                <w:top w:val="none" w:sz="0" w:space="0" w:color="auto"/>
                <w:left w:val="none" w:sz="0" w:space="0" w:color="auto"/>
                <w:bottom w:val="none" w:sz="0" w:space="0" w:color="auto"/>
                <w:right w:val="none" w:sz="0" w:space="0" w:color="auto"/>
              </w:divBdr>
            </w:div>
            <w:div w:id="721487008">
              <w:marLeft w:val="0"/>
              <w:marRight w:val="0"/>
              <w:marTop w:val="0"/>
              <w:marBottom w:val="0"/>
              <w:divBdr>
                <w:top w:val="none" w:sz="0" w:space="0" w:color="auto"/>
                <w:left w:val="none" w:sz="0" w:space="0" w:color="auto"/>
                <w:bottom w:val="none" w:sz="0" w:space="0" w:color="auto"/>
                <w:right w:val="none" w:sz="0" w:space="0" w:color="auto"/>
              </w:divBdr>
            </w:div>
            <w:div w:id="2097751922">
              <w:marLeft w:val="0"/>
              <w:marRight w:val="0"/>
              <w:marTop w:val="0"/>
              <w:marBottom w:val="0"/>
              <w:divBdr>
                <w:top w:val="none" w:sz="0" w:space="0" w:color="auto"/>
                <w:left w:val="none" w:sz="0" w:space="0" w:color="auto"/>
                <w:bottom w:val="none" w:sz="0" w:space="0" w:color="auto"/>
                <w:right w:val="none" w:sz="0" w:space="0" w:color="auto"/>
              </w:divBdr>
            </w:div>
            <w:div w:id="1564296069">
              <w:marLeft w:val="0"/>
              <w:marRight w:val="0"/>
              <w:marTop w:val="0"/>
              <w:marBottom w:val="0"/>
              <w:divBdr>
                <w:top w:val="none" w:sz="0" w:space="0" w:color="auto"/>
                <w:left w:val="none" w:sz="0" w:space="0" w:color="auto"/>
                <w:bottom w:val="none" w:sz="0" w:space="0" w:color="auto"/>
                <w:right w:val="none" w:sz="0" w:space="0" w:color="auto"/>
              </w:divBdr>
            </w:div>
            <w:div w:id="1837256770">
              <w:marLeft w:val="0"/>
              <w:marRight w:val="0"/>
              <w:marTop w:val="0"/>
              <w:marBottom w:val="0"/>
              <w:divBdr>
                <w:top w:val="none" w:sz="0" w:space="0" w:color="auto"/>
                <w:left w:val="none" w:sz="0" w:space="0" w:color="auto"/>
                <w:bottom w:val="none" w:sz="0" w:space="0" w:color="auto"/>
                <w:right w:val="none" w:sz="0" w:space="0" w:color="auto"/>
              </w:divBdr>
            </w:div>
            <w:div w:id="14573948">
              <w:marLeft w:val="0"/>
              <w:marRight w:val="0"/>
              <w:marTop w:val="0"/>
              <w:marBottom w:val="0"/>
              <w:divBdr>
                <w:top w:val="none" w:sz="0" w:space="0" w:color="auto"/>
                <w:left w:val="none" w:sz="0" w:space="0" w:color="auto"/>
                <w:bottom w:val="none" w:sz="0" w:space="0" w:color="auto"/>
                <w:right w:val="none" w:sz="0" w:space="0" w:color="auto"/>
              </w:divBdr>
            </w:div>
            <w:div w:id="1679427781">
              <w:marLeft w:val="0"/>
              <w:marRight w:val="0"/>
              <w:marTop w:val="0"/>
              <w:marBottom w:val="0"/>
              <w:divBdr>
                <w:top w:val="none" w:sz="0" w:space="0" w:color="auto"/>
                <w:left w:val="none" w:sz="0" w:space="0" w:color="auto"/>
                <w:bottom w:val="none" w:sz="0" w:space="0" w:color="auto"/>
                <w:right w:val="none" w:sz="0" w:space="0" w:color="auto"/>
              </w:divBdr>
            </w:div>
            <w:div w:id="1985046017">
              <w:marLeft w:val="0"/>
              <w:marRight w:val="0"/>
              <w:marTop w:val="0"/>
              <w:marBottom w:val="0"/>
              <w:divBdr>
                <w:top w:val="none" w:sz="0" w:space="0" w:color="auto"/>
                <w:left w:val="none" w:sz="0" w:space="0" w:color="auto"/>
                <w:bottom w:val="none" w:sz="0" w:space="0" w:color="auto"/>
                <w:right w:val="none" w:sz="0" w:space="0" w:color="auto"/>
              </w:divBdr>
            </w:div>
            <w:div w:id="1311666910">
              <w:marLeft w:val="0"/>
              <w:marRight w:val="0"/>
              <w:marTop w:val="0"/>
              <w:marBottom w:val="0"/>
              <w:divBdr>
                <w:top w:val="none" w:sz="0" w:space="0" w:color="auto"/>
                <w:left w:val="none" w:sz="0" w:space="0" w:color="auto"/>
                <w:bottom w:val="none" w:sz="0" w:space="0" w:color="auto"/>
                <w:right w:val="none" w:sz="0" w:space="0" w:color="auto"/>
              </w:divBdr>
            </w:div>
            <w:div w:id="1698390315">
              <w:marLeft w:val="0"/>
              <w:marRight w:val="0"/>
              <w:marTop w:val="0"/>
              <w:marBottom w:val="0"/>
              <w:divBdr>
                <w:top w:val="none" w:sz="0" w:space="0" w:color="auto"/>
                <w:left w:val="none" w:sz="0" w:space="0" w:color="auto"/>
                <w:bottom w:val="none" w:sz="0" w:space="0" w:color="auto"/>
                <w:right w:val="none" w:sz="0" w:space="0" w:color="auto"/>
              </w:divBdr>
            </w:div>
            <w:div w:id="1089888558">
              <w:marLeft w:val="0"/>
              <w:marRight w:val="0"/>
              <w:marTop w:val="0"/>
              <w:marBottom w:val="0"/>
              <w:divBdr>
                <w:top w:val="none" w:sz="0" w:space="0" w:color="auto"/>
                <w:left w:val="none" w:sz="0" w:space="0" w:color="auto"/>
                <w:bottom w:val="none" w:sz="0" w:space="0" w:color="auto"/>
                <w:right w:val="none" w:sz="0" w:space="0" w:color="auto"/>
              </w:divBdr>
            </w:div>
            <w:div w:id="1420634537">
              <w:marLeft w:val="0"/>
              <w:marRight w:val="0"/>
              <w:marTop w:val="0"/>
              <w:marBottom w:val="0"/>
              <w:divBdr>
                <w:top w:val="none" w:sz="0" w:space="0" w:color="auto"/>
                <w:left w:val="none" w:sz="0" w:space="0" w:color="auto"/>
                <w:bottom w:val="none" w:sz="0" w:space="0" w:color="auto"/>
                <w:right w:val="none" w:sz="0" w:space="0" w:color="auto"/>
              </w:divBdr>
            </w:div>
            <w:div w:id="985207065">
              <w:marLeft w:val="0"/>
              <w:marRight w:val="0"/>
              <w:marTop w:val="0"/>
              <w:marBottom w:val="0"/>
              <w:divBdr>
                <w:top w:val="none" w:sz="0" w:space="0" w:color="auto"/>
                <w:left w:val="none" w:sz="0" w:space="0" w:color="auto"/>
                <w:bottom w:val="none" w:sz="0" w:space="0" w:color="auto"/>
                <w:right w:val="none" w:sz="0" w:space="0" w:color="auto"/>
              </w:divBdr>
            </w:div>
            <w:div w:id="45567448">
              <w:marLeft w:val="0"/>
              <w:marRight w:val="0"/>
              <w:marTop w:val="0"/>
              <w:marBottom w:val="0"/>
              <w:divBdr>
                <w:top w:val="none" w:sz="0" w:space="0" w:color="auto"/>
                <w:left w:val="none" w:sz="0" w:space="0" w:color="auto"/>
                <w:bottom w:val="none" w:sz="0" w:space="0" w:color="auto"/>
                <w:right w:val="none" w:sz="0" w:space="0" w:color="auto"/>
              </w:divBdr>
            </w:div>
            <w:div w:id="2104446479">
              <w:marLeft w:val="0"/>
              <w:marRight w:val="0"/>
              <w:marTop w:val="0"/>
              <w:marBottom w:val="0"/>
              <w:divBdr>
                <w:top w:val="none" w:sz="0" w:space="0" w:color="auto"/>
                <w:left w:val="none" w:sz="0" w:space="0" w:color="auto"/>
                <w:bottom w:val="none" w:sz="0" w:space="0" w:color="auto"/>
                <w:right w:val="none" w:sz="0" w:space="0" w:color="auto"/>
              </w:divBdr>
            </w:div>
            <w:div w:id="1046223256">
              <w:marLeft w:val="0"/>
              <w:marRight w:val="0"/>
              <w:marTop w:val="0"/>
              <w:marBottom w:val="0"/>
              <w:divBdr>
                <w:top w:val="none" w:sz="0" w:space="0" w:color="auto"/>
                <w:left w:val="none" w:sz="0" w:space="0" w:color="auto"/>
                <w:bottom w:val="none" w:sz="0" w:space="0" w:color="auto"/>
                <w:right w:val="none" w:sz="0" w:space="0" w:color="auto"/>
              </w:divBdr>
            </w:div>
            <w:div w:id="2104840385">
              <w:marLeft w:val="0"/>
              <w:marRight w:val="0"/>
              <w:marTop w:val="0"/>
              <w:marBottom w:val="0"/>
              <w:divBdr>
                <w:top w:val="none" w:sz="0" w:space="0" w:color="auto"/>
                <w:left w:val="none" w:sz="0" w:space="0" w:color="auto"/>
                <w:bottom w:val="none" w:sz="0" w:space="0" w:color="auto"/>
                <w:right w:val="none" w:sz="0" w:space="0" w:color="auto"/>
              </w:divBdr>
            </w:div>
            <w:div w:id="271476912">
              <w:marLeft w:val="0"/>
              <w:marRight w:val="0"/>
              <w:marTop w:val="0"/>
              <w:marBottom w:val="0"/>
              <w:divBdr>
                <w:top w:val="none" w:sz="0" w:space="0" w:color="auto"/>
                <w:left w:val="none" w:sz="0" w:space="0" w:color="auto"/>
                <w:bottom w:val="none" w:sz="0" w:space="0" w:color="auto"/>
                <w:right w:val="none" w:sz="0" w:space="0" w:color="auto"/>
              </w:divBdr>
            </w:div>
            <w:div w:id="1491294162">
              <w:marLeft w:val="0"/>
              <w:marRight w:val="0"/>
              <w:marTop w:val="0"/>
              <w:marBottom w:val="0"/>
              <w:divBdr>
                <w:top w:val="none" w:sz="0" w:space="0" w:color="auto"/>
                <w:left w:val="none" w:sz="0" w:space="0" w:color="auto"/>
                <w:bottom w:val="none" w:sz="0" w:space="0" w:color="auto"/>
                <w:right w:val="none" w:sz="0" w:space="0" w:color="auto"/>
              </w:divBdr>
            </w:div>
            <w:div w:id="1124925552">
              <w:marLeft w:val="0"/>
              <w:marRight w:val="0"/>
              <w:marTop w:val="0"/>
              <w:marBottom w:val="0"/>
              <w:divBdr>
                <w:top w:val="none" w:sz="0" w:space="0" w:color="auto"/>
                <w:left w:val="none" w:sz="0" w:space="0" w:color="auto"/>
                <w:bottom w:val="none" w:sz="0" w:space="0" w:color="auto"/>
                <w:right w:val="none" w:sz="0" w:space="0" w:color="auto"/>
              </w:divBdr>
            </w:div>
            <w:div w:id="1442334483">
              <w:marLeft w:val="0"/>
              <w:marRight w:val="0"/>
              <w:marTop w:val="0"/>
              <w:marBottom w:val="0"/>
              <w:divBdr>
                <w:top w:val="none" w:sz="0" w:space="0" w:color="auto"/>
                <w:left w:val="none" w:sz="0" w:space="0" w:color="auto"/>
                <w:bottom w:val="none" w:sz="0" w:space="0" w:color="auto"/>
                <w:right w:val="none" w:sz="0" w:space="0" w:color="auto"/>
              </w:divBdr>
            </w:div>
            <w:div w:id="1387416423">
              <w:marLeft w:val="0"/>
              <w:marRight w:val="0"/>
              <w:marTop w:val="0"/>
              <w:marBottom w:val="0"/>
              <w:divBdr>
                <w:top w:val="none" w:sz="0" w:space="0" w:color="auto"/>
                <w:left w:val="none" w:sz="0" w:space="0" w:color="auto"/>
                <w:bottom w:val="none" w:sz="0" w:space="0" w:color="auto"/>
                <w:right w:val="none" w:sz="0" w:space="0" w:color="auto"/>
              </w:divBdr>
            </w:div>
            <w:div w:id="1047334421">
              <w:marLeft w:val="0"/>
              <w:marRight w:val="0"/>
              <w:marTop w:val="0"/>
              <w:marBottom w:val="0"/>
              <w:divBdr>
                <w:top w:val="none" w:sz="0" w:space="0" w:color="auto"/>
                <w:left w:val="none" w:sz="0" w:space="0" w:color="auto"/>
                <w:bottom w:val="none" w:sz="0" w:space="0" w:color="auto"/>
                <w:right w:val="none" w:sz="0" w:space="0" w:color="auto"/>
              </w:divBdr>
            </w:div>
            <w:div w:id="1179002696">
              <w:marLeft w:val="0"/>
              <w:marRight w:val="0"/>
              <w:marTop w:val="0"/>
              <w:marBottom w:val="0"/>
              <w:divBdr>
                <w:top w:val="none" w:sz="0" w:space="0" w:color="auto"/>
                <w:left w:val="none" w:sz="0" w:space="0" w:color="auto"/>
                <w:bottom w:val="none" w:sz="0" w:space="0" w:color="auto"/>
                <w:right w:val="none" w:sz="0" w:space="0" w:color="auto"/>
              </w:divBdr>
            </w:div>
            <w:div w:id="74013920">
              <w:marLeft w:val="0"/>
              <w:marRight w:val="0"/>
              <w:marTop w:val="0"/>
              <w:marBottom w:val="0"/>
              <w:divBdr>
                <w:top w:val="none" w:sz="0" w:space="0" w:color="auto"/>
                <w:left w:val="none" w:sz="0" w:space="0" w:color="auto"/>
                <w:bottom w:val="none" w:sz="0" w:space="0" w:color="auto"/>
                <w:right w:val="none" w:sz="0" w:space="0" w:color="auto"/>
              </w:divBdr>
            </w:div>
            <w:div w:id="698244302">
              <w:marLeft w:val="0"/>
              <w:marRight w:val="0"/>
              <w:marTop w:val="0"/>
              <w:marBottom w:val="0"/>
              <w:divBdr>
                <w:top w:val="none" w:sz="0" w:space="0" w:color="auto"/>
                <w:left w:val="none" w:sz="0" w:space="0" w:color="auto"/>
                <w:bottom w:val="none" w:sz="0" w:space="0" w:color="auto"/>
                <w:right w:val="none" w:sz="0" w:space="0" w:color="auto"/>
              </w:divBdr>
            </w:div>
            <w:div w:id="1871449307">
              <w:marLeft w:val="0"/>
              <w:marRight w:val="0"/>
              <w:marTop w:val="0"/>
              <w:marBottom w:val="0"/>
              <w:divBdr>
                <w:top w:val="none" w:sz="0" w:space="0" w:color="auto"/>
                <w:left w:val="none" w:sz="0" w:space="0" w:color="auto"/>
                <w:bottom w:val="none" w:sz="0" w:space="0" w:color="auto"/>
                <w:right w:val="none" w:sz="0" w:space="0" w:color="auto"/>
              </w:divBdr>
            </w:div>
            <w:div w:id="725377309">
              <w:marLeft w:val="0"/>
              <w:marRight w:val="0"/>
              <w:marTop w:val="0"/>
              <w:marBottom w:val="0"/>
              <w:divBdr>
                <w:top w:val="none" w:sz="0" w:space="0" w:color="auto"/>
                <w:left w:val="none" w:sz="0" w:space="0" w:color="auto"/>
                <w:bottom w:val="none" w:sz="0" w:space="0" w:color="auto"/>
                <w:right w:val="none" w:sz="0" w:space="0" w:color="auto"/>
              </w:divBdr>
            </w:div>
            <w:div w:id="1131096564">
              <w:marLeft w:val="0"/>
              <w:marRight w:val="0"/>
              <w:marTop w:val="0"/>
              <w:marBottom w:val="0"/>
              <w:divBdr>
                <w:top w:val="none" w:sz="0" w:space="0" w:color="auto"/>
                <w:left w:val="none" w:sz="0" w:space="0" w:color="auto"/>
                <w:bottom w:val="none" w:sz="0" w:space="0" w:color="auto"/>
                <w:right w:val="none" w:sz="0" w:space="0" w:color="auto"/>
              </w:divBdr>
            </w:div>
            <w:div w:id="2088646000">
              <w:marLeft w:val="0"/>
              <w:marRight w:val="0"/>
              <w:marTop w:val="0"/>
              <w:marBottom w:val="0"/>
              <w:divBdr>
                <w:top w:val="none" w:sz="0" w:space="0" w:color="auto"/>
                <w:left w:val="none" w:sz="0" w:space="0" w:color="auto"/>
                <w:bottom w:val="none" w:sz="0" w:space="0" w:color="auto"/>
                <w:right w:val="none" w:sz="0" w:space="0" w:color="auto"/>
              </w:divBdr>
            </w:div>
            <w:div w:id="280109853">
              <w:marLeft w:val="0"/>
              <w:marRight w:val="0"/>
              <w:marTop w:val="0"/>
              <w:marBottom w:val="0"/>
              <w:divBdr>
                <w:top w:val="none" w:sz="0" w:space="0" w:color="auto"/>
                <w:left w:val="none" w:sz="0" w:space="0" w:color="auto"/>
                <w:bottom w:val="none" w:sz="0" w:space="0" w:color="auto"/>
                <w:right w:val="none" w:sz="0" w:space="0" w:color="auto"/>
              </w:divBdr>
            </w:div>
            <w:div w:id="509834993">
              <w:marLeft w:val="0"/>
              <w:marRight w:val="0"/>
              <w:marTop w:val="0"/>
              <w:marBottom w:val="0"/>
              <w:divBdr>
                <w:top w:val="none" w:sz="0" w:space="0" w:color="auto"/>
                <w:left w:val="none" w:sz="0" w:space="0" w:color="auto"/>
                <w:bottom w:val="none" w:sz="0" w:space="0" w:color="auto"/>
                <w:right w:val="none" w:sz="0" w:space="0" w:color="auto"/>
              </w:divBdr>
            </w:div>
            <w:div w:id="835995658">
              <w:marLeft w:val="0"/>
              <w:marRight w:val="0"/>
              <w:marTop w:val="0"/>
              <w:marBottom w:val="0"/>
              <w:divBdr>
                <w:top w:val="none" w:sz="0" w:space="0" w:color="auto"/>
                <w:left w:val="none" w:sz="0" w:space="0" w:color="auto"/>
                <w:bottom w:val="none" w:sz="0" w:space="0" w:color="auto"/>
                <w:right w:val="none" w:sz="0" w:space="0" w:color="auto"/>
              </w:divBdr>
            </w:div>
            <w:div w:id="1255356527">
              <w:marLeft w:val="0"/>
              <w:marRight w:val="0"/>
              <w:marTop w:val="0"/>
              <w:marBottom w:val="0"/>
              <w:divBdr>
                <w:top w:val="none" w:sz="0" w:space="0" w:color="auto"/>
                <w:left w:val="none" w:sz="0" w:space="0" w:color="auto"/>
                <w:bottom w:val="none" w:sz="0" w:space="0" w:color="auto"/>
                <w:right w:val="none" w:sz="0" w:space="0" w:color="auto"/>
              </w:divBdr>
            </w:div>
            <w:div w:id="18237214">
              <w:marLeft w:val="0"/>
              <w:marRight w:val="0"/>
              <w:marTop w:val="0"/>
              <w:marBottom w:val="0"/>
              <w:divBdr>
                <w:top w:val="none" w:sz="0" w:space="0" w:color="auto"/>
                <w:left w:val="none" w:sz="0" w:space="0" w:color="auto"/>
                <w:bottom w:val="none" w:sz="0" w:space="0" w:color="auto"/>
                <w:right w:val="none" w:sz="0" w:space="0" w:color="auto"/>
              </w:divBdr>
            </w:div>
            <w:div w:id="1802528681">
              <w:marLeft w:val="0"/>
              <w:marRight w:val="0"/>
              <w:marTop w:val="0"/>
              <w:marBottom w:val="0"/>
              <w:divBdr>
                <w:top w:val="none" w:sz="0" w:space="0" w:color="auto"/>
                <w:left w:val="none" w:sz="0" w:space="0" w:color="auto"/>
                <w:bottom w:val="none" w:sz="0" w:space="0" w:color="auto"/>
                <w:right w:val="none" w:sz="0" w:space="0" w:color="auto"/>
              </w:divBdr>
            </w:div>
            <w:div w:id="1978879289">
              <w:marLeft w:val="0"/>
              <w:marRight w:val="0"/>
              <w:marTop w:val="0"/>
              <w:marBottom w:val="0"/>
              <w:divBdr>
                <w:top w:val="none" w:sz="0" w:space="0" w:color="auto"/>
                <w:left w:val="none" w:sz="0" w:space="0" w:color="auto"/>
                <w:bottom w:val="none" w:sz="0" w:space="0" w:color="auto"/>
                <w:right w:val="none" w:sz="0" w:space="0" w:color="auto"/>
              </w:divBdr>
            </w:div>
            <w:div w:id="731854562">
              <w:marLeft w:val="0"/>
              <w:marRight w:val="0"/>
              <w:marTop w:val="0"/>
              <w:marBottom w:val="0"/>
              <w:divBdr>
                <w:top w:val="none" w:sz="0" w:space="0" w:color="auto"/>
                <w:left w:val="none" w:sz="0" w:space="0" w:color="auto"/>
                <w:bottom w:val="none" w:sz="0" w:space="0" w:color="auto"/>
                <w:right w:val="none" w:sz="0" w:space="0" w:color="auto"/>
              </w:divBdr>
            </w:div>
            <w:div w:id="428626395">
              <w:marLeft w:val="0"/>
              <w:marRight w:val="0"/>
              <w:marTop w:val="0"/>
              <w:marBottom w:val="0"/>
              <w:divBdr>
                <w:top w:val="none" w:sz="0" w:space="0" w:color="auto"/>
                <w:left w:val="none" w:sz="0" w:space="0" w:color="auto"/>
                <w:bottom w:val="none" w:sz="0" w:space="0" w:color="auto"/>
                <w:right w:val="none" w:sz="0" w:space="0" w:color="auto"/>
              </w:divBdr>
            </w:div>
            <w:div w:id="1873692450">
              <w:marLeft w:val="0"/>
              <w:marRight w:val="0"/>
              <w:marTop w:val="0"/>
              <w:marBottom w:val="0"/>
              <w:divBdr>
                <w:top w:val="none" w:sz="0" w:space="0" w:color="auto"/>
                <w:left w:val="none" w:sz="0" w:space="0" w:color="auto"/>
                <w:bottom w:val="none" w:sz="0" w:space="0" w:color="auto"/>
                <w:right w:val="none" w:sz="0" w:space="0" w:color="auto"/>
              </w:divBdr>
            </w:div>
            <w:div w:id="34818205">
              <w:marLeft w:val="0"/>
              <w:marRight w:val="0"/>
              <w:marTop w:val="0"/>
              <w:marBottom w:val="0"/>
              <w:divBdr>
                <w:top w:val="none" w:sz="0" w:space="0" w:color="auto"/>
                <w:left w:val="none" w:sz="0" w:space="0" w:color="auto"/>
                <w:bottom w:val="none" w:sz="0" w:space="0" w:color="auto"/>
                <w:right w:val="none" w:sz="0" w:space="0" w:color="auto"/>
              </w:divBdr>
            </w:div>
            <w:div w:id="1228614550">
              <w:marLeft w:val="0"/>
              <w:marRight w:val="0"/>
              <w:marTop w:val="0"/>
              <w:marBottom w:val="0"/>
              <w:divBdr>
                <w:top w:val="none" w:sz="0" w:space="0" w:color="auto"/>
                <w:left w:val="none" w:sz="0" w:space="0" w:color="auto"/>
                <w:bottom w:val="none" w:sz="0" w:space="0" w:color="auto"/>
                <w:right w:val="none" w:sz="0" w:space="0" w:color="auto"/>
              </w:divBdr>
            </w:div>
            <w:div w:id="946890341">
              <w:marLeft w:val="0"/>
              <w:marRight w:val="0"/>
              <w:marTop w:val="0"/>
              <w:marBottom w:val="0"/>
              <w:divBdr>
                <w:top w:val="none" w:sz="0" w:space="0" w:color="auto"/>
                <w:left w:val="none" w:sz="0" w:space="0" w:color="auto"/>
                <w:bottom w:val="none" w:sz="0" w:space="0" w:color="auto"/>
                <w:right w:val="none" w:sz="0" w:space="0" w:color="auto"/>
              </w:divBdr>
            </w:div>
            <w:div w:id="1593321889">
              <w:marLeft w:val="0"/>
              <w:marRight w:val="0"/>
              <w:marTop w:val="0"/>
              <w:marBottom w:val="0"/>
              <w:divBdr>
                <w:top w:val="none" w:sz="0" w:space="0" w:color="auto"/>
                <w:left w:val="none" w:sz="0" w:space="0" w:color="auto"/>
                <w:bottom w:val="none" w:sz="0" w:space="0" w:color="auto"/>
                <w:right w:val="none" w:sz="0" w:space="0" w:color="auto"/>
              </w:divBdr>
            </w:div>
            <w:div w:id="435054960">
              <w:marLeft w:val="0"/>
              <w:marRight w:val="0"/>
              <w:marTop w:val="0"/>
              <w:marBottom w:val="0"/>
              <w:divBdr>
                <w:top w:val="none" w:sz="0" w:space="0" w:color="auto"/>
                <w:left w:val="none" w:sz="0" w:space="0" w:color="auto"/>
                <w:bottom w:val="none" w:sz="0" w:space="0" w:color="auto"/>
                <w:right w:val="none" w:sz="0" w:space="0" w:color="auto"/>
              </w:divBdr>
            </w:div>
            <w:div w:id="436414645">
              <w:marLeft w:val="0"/>
              <w:marRight w:val="0"/>
              <w:marTop w:val="0"/>
              <w:marBottom w:val="0"/>
              <w:divBdr>
                <w:top w:val="none" w:sz="0" w:space="0" w:color="auto"/>
                <w:left w:val="none" w:sz="0" w:space="0" w:color="auto"/>
                <w:bottom w:val="none" w:sz="0" w:space="0" w:color="auto"/>
                <w:right w:val="none" w:sz="0" w:space="0" w:color="auto"/>
              </w:divBdr>
            </w:div>
            <w:div w:id="1321160283">
              <w:marLeft w:val="0"/>
              <w:marRight w:val="0"/>
              <w:marTop w:val="0"/>
              <w:marBottom w:val="0"/>
              <w:divBdr>
                <w:top w:val="none" w:sz="0" w:space="0" w:color="auto"/>
                <w:left w:val="none" w:sz="0" w:space="0" w:color="auto"/>
                <w:bottom w:val="none" w:sz="0" w:space="0" w:color="auto"/>
                <w:right w:val="none" w:sz="0" w:space="0" w:color="auto"/>
              </w:divBdr>
            </w:div>
            <w:div w:id="391732796">
              <w:marLeft w:val="0"/>
              <w:marRight w:val="0"/>
              <w:marTop w:val="0"/>
              <w:marBottom w:val="0"/>
              <w:divBdr>
                <w:top w:val="none" w:sz="0" w:space="0" w:color="auto"/>
                <w:left w:val="none" w:sz="0" w:space="0" w:color="auto"/>
                <w:bottom w:val="none" w:sz="0" w:space="0" w:color="auto"/>
                <w:right w:val="none" w:sz="0" w:space="0" w:color="auto"/>
              </w:divBdr>
            </w:div>
            <w:div w:id="1269696904">
              <w:marLeft w:val="0"/>
              <w:marRight w:val="0"/>
              <w:marTop w:val="0"/>
              <w:marBottom w:val="0"/>
              <w:divBdr>
                <w:top w:val="none" w:sz="0" w:space="0" w:color="auto"/>
                <w:left w:val="none" w:sz="0" w:space="0" w:color="auto"/>
                <w:bottom w:val="none" w:sz="0" w:space="0" w:color="auto"/>
                <w:right w:val="none" w:sz="0" w:space="0" w:color="auto"/>
              </w:divBdr>
            </w:div>
            <w:div w:id="822351755">
              <w:marLeft w:val="0"/>
              <w:marRight w:val="0"/>
              <w:marTop w:val="0"/>
              <w:marBottom w:val="0"/>
              <w:divBdr>
                <w:top w:val="none" w:sz="0" w:space="0" w:color="auto"/>
                <w:left w:val="none" w:sz="0" w:space="0" w:color="auto"/>
                <w:bottom w:val="none" w:sz="0" w:space="0" w:color="auto"/>
                <w:right w:val="none" w:sz="0" w:space="0" w:color="auto"/>
              </w:divBdr>
            </w:div>
            <w:div w:id="742681253">
              <w:marLeft w:val="0"/>
              <w:marRight w:val="0"/>
              <w:marTop w:val="0"/>
              <w:marBottom w:val="0"/>
              <w:divBdr>
                <w:top w:val="none" w:sz="0" w:space="0" w:color="auto"/>
                <w:left w:val="none" w:sz="0" w:space="0" w:color="auto"/>
                <w:bottom w:val="none" w:sz="0" w:space="0" w:color="auto"/>
                <w:right w:val="none" w:sz="0" w:space="0" w:color="auto"/>
              </w:divBdr>
            </w:div>
            <w:div w:id="1835073795">
              <w:marLeft w:val="0"/>
              <w:marRight w:val="0"/>
              <w:marTop w:val="0"/>
              <w:marBottom w:val="0"/>
              <w:divBdr>
                <w:top w:val="none" w:sz="0" w:space="0" w:color="auto"/>
                <w:left w:val="none" w:sz="0" w:space="0" w:color="auto"/>
                <w:bottom w:val="none" w:sz="0" w:space="0" w:color="auto"/>
                <w:right w:val="none" w:sz="0" w:space="0" w:color="auto"/>
              </w:divBdr>
            </w:div>
            <w:div w:id="1322462882">
              <w:marLeft w:val="0"/>
              <w:marRight w:val="0"/>
              <w:marTop w:val="0"/>
              <w:marBottom w:val="0"/>
              <w:divBdr>
                <w:top w:val="none" w:sz="0" w:space="0" w:color="auto"/>
                <w:left w:val="none" w:sz="0" w:space="0" w:color="auto"/>
                <w:bottom w:val="none" w:sz="0" w:space="0" w:color="auto"/>
                <w:right w:val="none" w:sz="0" w:space="0" w:color="auto"/>
              </w:divBdr>
            </w:div>
            <w:div w:id="376128807">
              <w:marLeft w:val="0"/>
              <w:marRight w:val="0"/>
              <w:marTop w:val="0"/>
              <w:marBottom w:val="0"/>
              <w:divBdr>
                <w:top w:val="none" w:sz="0" w:space="0" w:color="auto"/>
                <w:left w:val="none" w:sz="0" w:space="0" w:color="auto"/>
                <w:bottom w:val="none" w:sz="0" w:space="0" w:color="auto"/>
                <w:right w:val="none" w:sz="0" w:space="0" w:color="auto"/>
              </w:divBdr>
            </w:div>
            <w:div w:id="412510257">
              <w:marLeft w:val="0"/>
              <w:marRight w:val="0"/>
              <w:marTop w:val="0"/>
              <w:marBottom w:val="0"/>
              <w:divBdr>
                <w:top w:val="none" w:sz="0" w:space="0" w:color="auto"/>
                <w:left w:val="none" w:sz="0" w:space="0" w:color="auto"/>
                <w:bottom w:val="none" w:sz="0" w:space="0" w:color="auto"/>
                <w:right w:val="none" w:sz="0" w:space="0" w:color="auto"/>
              </w:divBdr>
            </w:div>
            <w:div w:id="1276516854">
              <w:marLeft w:val="0"/>
              <w:marRight w:val="0"/>
              <w:marTop w:val="0"/>
              <w:marBottom w:val="0"/>
              <w:divBdr>
                <w:top w:val="none" w:sz="0" w:space="0" w:color="auto"/>
                <w:left w:val="none" w:sz="0" w:space="0" w:color="auto"/>
                <w:bottom w:val="none" w:sz="0" w:space="0" w:color="auto"/>
                <w:right w:val="none" w:sz="0" w:space="0" w:color="auto"/>
              </w:divBdr>
            </w:div>
            <w:div w:id="2125071736">
              <w:marLeft w:val="0"/>
              <w:marRight w:val="0"/>
              <w:marTop w:val="0"/>
              <w:marBottom w:val="0"/>
              <w:divBdr>
                <w:top w:val="none" w:sz="0" w:space="0" w:color="auto"/>
                <w:left w:val="none" w:sz="0" w:space="0" w:color="auto"/>
                <w:bottom w:val="none" w:sz="0" w:space="0" w:color="auto"/>
                <w:right w:val="none" w:sz="0" w:space="0" w:color="auto"/>
              </w:divBdr>
            </w:div>
            <w:div w:id="1515420480">
              <w:marLeft w:val="0"/>
              <w:marRight w:val="0"/>
              <w:marTop w:val="0"/>
              <w:marBottom w:val="0"/>
              <w:divBdr>
                <w:top w:val="none" w:sz="0" w:space="0" w:color="auto"/>
                <w:left w:val="none" w:sz="0" w:space="0" w:color="auto"/>
                <w:bottom w:val="none" w:sz="0" w:space="0" w:color="auto"/>
                <w:right w:val="none" w:sz="0" w:space="0" w:color="auto"/>
              </w:divBdr>
            </w:div>
            <w:div w:id="1610117602">
              <w:marLeft w:val="0"/>
              <w:marRight w:val="0"/>
              <w:marTop w:val="0"/>
              <w:marBottom w:val="0"/>
              <w:divBdr>
                <w:top w:val="none" w:sz="0" w:space="0" w:color="auto"/>
                <w:left w:val="none" w:sz="0" w:space="0" w:color="auto"/>
                <w:bottom w:val="none" w:sz="0" w:space="0" w:color="auto"/>
                <w:right w:val="none" w:sz="0" w:space="0" w:color="auto"/>
              </w:divBdr>
            </w:div>
            <w:div w:id="456922145">
              <w:marLeft w:val="0"/>
              <w:marRight w:val="0"/>
              <w:marTop w:val="0"/>
              <w:marBottom w:val="0"/>
              <w:divBdr>
                <w:top w:val="none" w:sz="0" w:space="0" w:color="auto"/>
                <w:left w:val="none" w:sz="0" w:space="0" w:color="auto"/>
                <w:bottom w:val="none" w:sz="0" w:space="0" w:color="auto"/>
                <w:right w:val="none" w:sz="0" w:space="0" w:color="auto"/>
              </w:divBdr>
            </w:div>
            <w:div w:id="1230186071">
              <w:marLeft w:val="0"/>
              <w:marRight w:val="0"/>
              <w:marTop w:val="0"/>
              <w:marBottom w:val="0"/>
              <w:divBdr>
                <w:top w:val="none" w:sz="0" w:space="0" w:color="auto"/>
                <w:left w:val="none" w:sz="0" w:space="0" w:color="auto"/>
                <w:bottom w:val="none" w:sz="0" w:space="0" w:color="auto"/>
                <w:right w:val="none" w:sz="0" w:space="0" w:color="auto"/>
              </w:divBdr>
            </w:div>
            <w:div w:id="1654989685">
              <w:marLeft w:val="0"/>
              <w:marRight w:val="0"/>
              <w:marTop w:val="0"/>
              <w:marBottom w:val="0"/>
              <w:divBdr>
                <w:top w:val="none" w:sz="0" w:space="0" w:color="auto"/>
                <w:left w:val="none" w:sz="0" w:space="0" w:color="auto"/>
                <w:bottom w:val="none" w:sz="0" w:space="0" w:color="auto"/>
                <w:right w:val="none" w:sz="0" w:space="0" w:color="auto"/>
              </w:divBdr>
            </w:div>
            <w:div w:id="1507817924">
              <w:marLeft w:val="0"/>
              <w:marRight w:val="0"/>
              <w:marTop w:val="0"/>
              <w:marBottom w:val="0"/>
              <w:divBdr>
                <w:top w:val="none" w:sz="0" w:space="0" w:color="auto"/>
                <w:left w:val="none" w:sz="0" w:space="0" w:color="auto"/>
                <w:bottom w:val="none" w:sz="0" w:space="0" w:color="auto"/>
                <w:right w:val="none" w:sz="0" w:space="0" w:color="auto"/>
              </w:divBdr>
            </w:div>
            <w:div w:id="301886109">
              <w:marLeft w:val="0"/>
              <w:marRight w:val="0"/>
              <w:marTop w:val="0"/>
              <w:marBottom w:val="0"/>
              <w:divBdr>
                <w:top w:val="none" w:sz="0" w:space="0" w:color="auto"/>
                <w:left w:val="none" w:sz="0" w:space="0" w:color="auto"/>
                <w:bottom w:val="none" w:sz="0" w:space="0" w:color="auto"/>
                <w:right w:val="none" w:sz="0" w:space="0" w:color="auto"/>
              </w:divBdr>
            </w:div>
            <w:div w:id="533739380">
              <w:marLeft w:val="0"/>
              <w:marRight w:val="0"/>
              <w:marTop w:val="0"/>
              <w:marBottom w:val="0"/>
              <w:divBdr>
                <w:top w:val="none" w:sz="0" w:space="0" w:color="auto"/>
                <w:left w:val="none" w:sz="0" w:space="0" w:color="auto"/>
                <w:bottom w:val="none" w:sz="0" w:space="0" w:color="auto"/>
                <w:right w:val="none" w:sz="0" w:space="0" w:color="auto"/>
              </w:divBdr>
            </w:div>
            <w:div w:id="1961301200">
              <w:marLeft w:val="0"/>
              <w:marRight w:val="0"/>
              <w:marTop w:val="0"/>
              <w:marBottom w:val="0"/>
              <w:divBdr>
                <w:top w:val="none" w:sz="0" w:space="0" w:color="auto"/>
                <w:left w:val="none" w:sz="0" w:space="0" w:color="auto"/>
                <w:bottom w:val="none" w:sz="0" w:space="0" w:color="auto"/>
                <w:right w:val="none" w:sz="0" w:space="0" w:color="auto"/>
              </w:divBdr>
            </w:div>
            <w:div w:id="1851523828">
              <w:marLeft w:val="0"/>
              <w:marRight w:val="0"/>
              <w:marTop w:val="0"/>
              <w:marBottom w:val="0"/>
              <w:divBdr>
                <w:top w:val="none" w:sz="0" w:space="0" w:color="auto"/>
                <w:left w:val="none" w:sz="0" w:space="0" w:color="auto"/>
                <w:bottom w:val="none" w:sz="0" w:space="0" w:color="auto"/>
                <w:right w:val="none" w:sz="0" w:space="0" w:color="auto"/>
              </w:divBdr>
            </w:div>
            <w:div w:id="1330061843">
              <w:marLeft w:val="0"/>
              <w:marRight w:val="0"/>
              <w:marTop w:val="0"/>
              <w:marBottom w:val="0"/>
              <w:divBdr>
                <w:top w:val="none" w:sz="0" w:space="0" w:color="auto"/>
                <w:left w:val="none" w:sz="0" w:space="0" w:color="auto"/>
                <w:bottom w:val="none" w:sz="0" w:space="0" w:color="auto"/>
                <w:right w:val="none" w:sz="0" w:space="0" w:color="auto"/>
              </w:divBdr>
            </w:div>
            <w:div w:id="1439135994">
              <w:marLeft w:val="0"/>
              <w:marRight w:val="0"/>
              <w:marTop w:val="0"/>
              <w:marBottom w:val="0"/>
              <w:divBdr>
                <w:top w:val="none" w:sz="0" w:space="0" w:color="auto"/>
                <w:left w:val="none" w:sz="0" w:space="0" w:color="auto"/>
                <w:bottom w:val="none" w:sz="0" w:space="0" w:color="auto"/>
                <w:right w:val="none" w:sz="0" w:space="0" w:color="auto"/>
              </w:divBdr>
            </w:div>
            <w:div w:id="12823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8035">
      <w:bodyDiv w:val="1"/>
      <w:marLeft w:val="0"/>
      <w:marRight w:val="0"/>
      <w:marTop w:val="0"/>
      <w:marBottom w:val="0"/>
      <w:divBdr>
        <w:top w:val="none" w:sz="0" w:space="0" w:color="auto"/>
        <w:left w:val="none" w:sz="0" w:space="0" w:color="auto"/>
        <w:bottom w:val="none" w:sz="0" w:space="0" w:color="auto"/>
        <w:right w:val="none" w:sz="0" w:space="0" w:color="auto"/>
      </w:divBdr>
      <w:divsChild>
        <w:div w:id="847716467">
          <w:marLeft w:val="0"/>
          <w:marRight w:val="0"/>
          <w:marTop w:val="0"/>
          <w:marBottom w:val="0"/>
          <w:divBdr>
            <w:top w:val="none" w:sz="0" w:space="0" w:color="auto"/>
            <w:left w:val="none" w:sz="0" w:space="0" w:color="auto"/>
            <w:bottom w:val="none" w:sz="0" w:space="0" w:color="auto"/>
            <w:right w:val="none" w:sz="0" w:space="0" w:color="auto"/>
          </w:divBdr>
          <w:divsChild>
            <w:div w:id="1543638969">
              <w:marLeft w:val="0"/>
              <w:marRight w:val="0"/>
              <w:marTop w:val="0"/>
              <w:marBottom w:val="0"/>
              <w:divBdr>
                <w:top w:val="none" w:sz="0" w:space="0" w:color="auto"/>
                <w:left w:val="none" w:sz="0" w:space="0" w:color="auto"/>
                <w:bottom w:val="none" w:sz="0" w:space="0" w:color="auto"/>
                <w:right w:val="none" w:sz="0" w:space="0" w:color="auto"/>
              </w:divBdr>
            </w:div>
            <w:div w:id="1020011201">
              <w:marLeft w:val="0"/>
              <w:marRight w:val="0"/>
              <w:marTop w:val="0"/>
              <w:marBottom w:val="0"/>
              <w:divBdr>
                <w:top w:val="none" w:sz="0" w:space="0" w:color="auto"/>
                <w:left w:val="none" w:sz="0" w:space="0" w:color="auto"/>
                <w:bottom w:val="none" w:sz="0" w:space="0" w:color="auto"/>
                <w:right w:val="none" w:sz="0" w:space="0" w:color="auto"/>
              </w:divBdr>
            </w:div>
            <w:div w:id="1763262873">
              <w:marLeft w:val="0"/>
              <w:marRight w:val="0"/>
              <w:marTop w:val="0"/>
              <w:marBottom w:val="0"/>
              <w:divBdr>
                <w:top w:val="none" w:sz="0" w:space="0" w:color="auto"/>
                <w:left w:val="none" w:sz="0" w:space="0" w:color="auto"/>
                <w:bottom w:val="none" w:sz="0" w:space="0" w:color="auto"/>
                <w:right w:val="none" w:sz="0" w:space="0" w:color="auto"/>
              </w:divBdr>
            </w:div>
            <w:div w:id="712466611">
              <w:marLeft w:val="0"/>
              <w:marRight w:val="0"/>
              <w:marTop w:val="0"/>
              <w:marBottom w:val="0"/>
              <w:divBdr>
                <w:top w:val="none" w:sz="0" w:space="0" w:color="auto"/>
                <w:left w:val="none" w:sz="0" w:space="0" w:color="auto"/>
                <w:bottom w:val="none" w:sz="0" w:space="0" w:color="auto"/>
                <w:right w:val="none" w:sz="0" w:space="0" w:color="auto"/>
              </w:divBdr>
            </w:div>
            <w:div w:id="1450322991">
              <w:marLeft w:val="0"/>
              <w:marRight w:val="0"/>
              <w:marTop w:val="0"/>
              <w:marBottom w:val="0"/>
              <w:divBdr>
                <w:top w:val="none" w:sz="0" w:space="0" w:color="auto"/>
                <w:left w:val="none" w:sz="0" w:space="0" w:color="auto"/>
                <w:bottom w:val="none" w:sz="0" w:space="0" w:color="auto"/>
                <w:right w:val="none" w:sz="0" w:space="0" w:color="auto"/>
              </w:divBdr>
            </w:div>
            <w:div w:id="736049935">
              <w:marLeft w:val="0"/>
              <w:marRight w:val="0"/>
              <w:marTop w:val="0"/>
              <w:marBottom w:val="0"/>
              <w:divBdr>
                <w:top w:val="none" w:sz="0" w:space="0" w:color="auto"/>
                <w:left w:val="none" w:sz="0" w:space="0" w:color="auto"/>
                <w:bottom w:val="none" w:sz="0" w:space="0" w:color="auto"/>
                <w:right w:val="none" w:sz="0" w:space="0" w:color="auto"/>
              </w:divBdr>
            </w:div>
            <w:div w:id="920916903">
              <w:marLeft w:val="0"/>
              <w:marRight w:val="0"/>
              <w:marTop w:val="0"/>
              <w:marBottom w:val="0"/>
              <w:divBdr>
                <w:top w:val="none" w:sz="0" w:space="0" w:color="auto"/>
                <w:left w:val="none" w:sz="0" w:space="0" w:color="auto"/>
                <w:bottom w:val="none" w:sz="0" w:space="0" w:color="auto"/>
                <w:right w:val="none" w:sz="0" w:space="0" w:color="auto"/>
              </w:divBdr>
            </w:div>
            <w:div w:id="214001738">
              <w:marLeft w:val="0"/>
              <w:marRight w:val="0"/>
              <w:marTop w:val="0"/>
              <w:marBottom w:val="0"/>
              <w:divBdr>
                <w:top w:val="none" w:sz="0" w:space="0" w:color="auto"/>
                <w:left w:val="none" w:sz="0" w:space="0" w:color="auto"/>
                <w:bottom w:val="none" w:sz="0" w:space="0" w:color="auto"/>
                <w:right w:val="none" w:sz="0" w:space="0" w:color="auto"/>
              </w:divBdr>
            </w:div>
            <w:div w:id="13500549">
              <w:marLeft w:val="0"/>
              <w:marRight w:val="0"/>
              <w:marTop w:val="0"/>
              <w:marBottom w:val="0"/>
              <w:divBdr>
                <w:top w:val="none" w:sz="0" w:space="0" w:color="auto"/>
                <w:left w:val="none" w:sz="0" w:space="0" w:color="auto"/>
                <w:bottom w:val="none" w:sz="0" w:space="0" w:color="auto"/>
                <w:right w:val="none" w:sz="0" w:space="0" w:color="auto"/>
              </w:divBdr>
            </w:div>
            <w:div w:id="21172300">
              <w:marLeft w:val="0"/>
              <w:marRight w:val="0"/>
              <w:marTop w:val="0"/>
              <w:marBottom w:val="0"/>
              <w:divBdr>
                <w:top w:val="none" w:sz="0" w:space="0" w:color="auto"/>
                <w:left w:val="none" w:sz="0" w:space="0" w:color="auto"/>
                <w:bottom w:val="none" w:sz="0" w:space="0" w:color="auto"/>
                <w:right w:val="none" w:sz="0" w:space="0" w:color="auto"/>
              </w:divBdr>
            </w:div>
            <w:div w:id="1141070574">
              <w:marLeft w:val="0"/>
              <w:marRight w:val="0"/>
              <w:marTop w:val="0"/>
              <w:marBottom w:val="0"/>
              <w:divBdr>
                <w:top w:val="none" w:sz="0" w:space="0" w:color="auto"/>
                <w:left w:val="none" w:sz="0" w:space="0" w:color="auto"/>
                <w:bottom w:val="none" w:sz="0" w:space="0" w:color="auto"/>
                <w:right w:val="none" w:sz="0" w:space="0" w:color="auto"/>
              </w:divBdr>
            </w:div>
            <w:div w:id="58869677">
              <w:marLeft w:val="0"/>
              <w:marRight w:val="0"/>
              <w:marTop w:val="0"/>
              <w:marBottom w:val="0"/>
              <w:divBdr>
                <w:top w:val="none" w:sz="0" w:space="0" w:color="auto"/>
                <w:left w:val="none" w:sz="0" w:space="0" w:color="auto"/>
                <w:bottom w:val="none" w:sz="0" w:space="0" w:color="auto"/>
                <w:right w:val="none" w:sz="0" w:space="0" w:color="auto"/>
              </w:divBdr>
            </w:div>
            <w:div w:id="1322272908">
              <w:marLeft w:val="0"/>
              <w:marRight w:val="0"/>
              <w:marTop w:val="0"/>
              <w:marBottom w:val="0"/>
              <w:divBdr>
                <w:top w:val="none" w:sz="0" w:space="0" w:color="auto"/>
                <w:left w:val="none" w:sz="0" w:space="0" w:color="auto"/>
                <w:bottom w:val="none" w:sz="0" w:space="0" w:color="auto"/>
                <w:right w:val="none" w:sz="0" w:space="0" w:color="auto"/>
              </w:divBdr>
            </w:div>
            <w:div w:id="895360129">
              <w:marLeft w:val="0"/>
              <w:marRight w:val="0"/>
              <w:marTop w:val="0"/>
              <w:marBottom w:val="0"/>
              <w:divBdr>
                <w:top w:val="none" w:sz="0" w:space="0" w:color="auto"/>
                <w:left w:val="none" w:sz="0" w:space="0" w:color="auto"/>
                <w:bottom w:val="none" w:sz="0" w:space="0" w:color="auto"/>
                <w:right w:val="none" w:sz="0" w:space="0" w:color="auto"/>
              </w:divBdr>
            </w:div>
            <w:div w:id="443421588">
              <w:marLeft w:val="0"/>
              <w:marRight w:val="0"/>
              <w:marTop w:val="0"/>
              <w:marBottom w:val="0"/>
              <w:divBdr>
                <w:top w:val="none" w:sz="0" w:space="0" w:color="auto"/>
                <w:left w:val="none" w:sz="0" w:space="0" w:color="auto"/>
                <w:bottom w:val="none" w:sz="0" w:space="0" w:color="auto"/>
                <w:right w:val="none" w:sz="0" w:space="0" w:color="auto"/>
              </w:divBdr>
            </w:div>
            <w:div w:id="329647701">
              <w:marLeft w:val="0"/>
              <w:marRight w:val="0"/>
              <w:marTop w:val="0"/>
              <w:marBottom w:val="0"/>
              <w:divBdr>
                <w:top w:val="none" w:sz="0" w:space="0" w:color="auto"/>
                <w:left w:val="none" w:sz="0" w:space="0" w:color="auto"/>
                <w:bottom w:val="none" w:sz="0" w:space="0" w:color="auto"/>
                <w:right w:val="none" w:sz="0" w:space="0" w:color="auto"/>
              </w:divBdr>
            </w:div>
            <w:div w:id="1697656609">
              <w:marLeft w:val="0"/>
              <w:marRight w:val="0"/>
              <w:marTop w:val="0"/>
              <w:marBottom w:val="0"/>
              <w:divBdr>
                <w:top w:val="none" w:sz="0" w:space="0" w:color="auto"/>
                <w:left w:val="none" w:sz="0" w:space="0" w:color="auto"/>
                <w:bottom w:val="none" w:sz="0" w:space="0" w:color="auto"/>
                <w:right w:val="none" w:sz="0" w:space="0" w:color="auto"/>
              </w:divBdr>
            </w:div>
            <w:div w:id="165681456">
              <w:marLeft w:val="0"/>
              <w:marRight w:val="0"/>
              <w:marTop w:val="0"/>
              <w:marBottom w:val="0"/>
              <w:divBdr>
                <w:top w:val="none" w:sz="0" w:space="0" w:color="auto"/>
                <w:left w:val="none" w:sz="0" w:space="0" w:color="auto"/>
                <w:bottom w:val="none" w:sz="0" w:space="0" w:color="auto"/>
                <w:right w:val="none" w:sz="0" w:space="0" w:color="auto"/>
              </w:divBdr>
            </w:div>
            <w:div w:id="1391885154">
              <w:marLeft w:val="0"/>
              <w:marRight w:val="0"/>
              <w:marTop w:val="0"/>
              <w:marBottom w:val="0"/>
              <w:divBdr>
                <w:top w:val="none" w:sz="0" w:space="0" w:color="auto"/>
                <w:left w:val="none" w:sz="0" w:space="0" w:color="auto"/>
                <w:bottom w:val="none" w:sz="0" w:space="0" w:color="auto"/>
                <w:right w:val="none" w:sz="0" w:space="0" w:color="auto"/>
              </w:divBdr>
            </w:div>
            <w:div w:id="71438981">
              <w:marLeft w:val="0"/>
              <w:marRight w:val="0"/>
              <w:marTop w:val="0"/>
              <w:marBottom w:val="0"/>
              <w:divBdr>
                <w:top w:val="none" w:sz="0" w:space="0" w:color="auto"/>
                <w:left w:val="none" w:sz="0" w:space="0" w:color="auto"/>
                <w:bottom w:val="none" w:sz="0" w:space="0" w:color="auto"/>
                <w:right w:val="none" w:sz="0" w:space="0" w:color="auto"/>
              </w:divBdr>
            </w:div>
            <w:div w:id="401491024">
              <w:marLeft w:val="0"/>
              <w:marRight w:val="0"/>
              <w:marTop w:val="0"/>
              <w:marBottom w:val="0"/>
              <w:divBdr>
                <w:top w:val="none" w:sz="0" w:space="0" w:color="auto"/>
                <w:left w:val="none" w:sz="0" w:space="0" w:color="auto"/>
                <w:bottom w:val="none" w:sz="0" w:space="0" w:color="auto"/>
                <w:right w:val="none" w:sz="0" w:space="0" w:color="auto"/>
              </w:divBdr>
            </w:div>
            <w:div w:id="1382898318">
              <w:marLeft w:val="0"/>
              <w:marRight w:val="0"/>
              <w:marTop w:val="0"/>
              <w:marBottom w:val="0"/>
              <w:divBdr>
                <w:top w:val="none" w:sz="0" w:space="0" w:color="auto"/>
                <w:left w:val="none" w:sz="0" w:space="0" w:color="auto"/>
                <w:bottom w:val="none" w:sz="0" w:space="0" w:color="auto"/>
                <w:right w:val="none" w:sz="0" w:space="0" w:color="auto"/>
              </w:divBdr>
            </w:div>
            <w:div w:id="245773797">
              <w:marLeft w:val="0"/>
              <w:marRight w:val="0"/>
              <w:marTop w:val="0"/>
              <w:marBottom w:val="0"/>
              <w:divBdr>
                <w:top w:val="none" w:sz="0" w:space="0" w:color="auto"/>
                <w:left w:val="none" w:sz="0" w:space="0" w:color="auto"/>
                <w:bottom w:val="none" w:sz="0" w:space="0" w:color="auto"/>
                <w:right w:val="none" w:sz="0" w:space="0" w:color="auto"/>
              </w:divBdr>
            </w:div>
            <w:div w:id="466053614">
              <w:marLeft w:val="0"/>
              <w:marRight w:val="0"/>
              <w:marTop w:val="0"/>
              <w:marBottom w:val="0"/>
              <w:divBdr>
                <w:top w:val="none" w:sz="0" w:space="0" w:color="auto"/>
                <w:left w:val="none" w:sz="0" w:space="0" w:color="auto"/>
                <w:bottom w:val="none" w:sz="0" w:space="0" w:color="auto"/>
                <w:right w:val="none" w:sz="0" w:space="0" w:color="auto"/>
              </w:divBdr>
            </w:div>
            <w:div w:id="1698115545">
              <w:marLeft w:val="0"/>
              <w:marRight w:val="0"/>
              <w:marTop w:val="0"/>
              <w:marBottom w:val="0"/>
              <w:divBdr>
                <w:top w:val="none" w:sz="0" w:space="0" w:color="auto"/>
                <w:left w:val="none" w:sz="0" w:space="0" w:color="auto"/>
                <w:bottom w:val="none" w:sz="0" w:space="0" w:color="auto"/>
                <w:right w:val="none" w:sz="0" w:space="0" w:color="auto"/>
              </w:divBdr>
            </w:div>
            <w:div w:id="522978550">
              <w:marLeft w:val="0"/>
              <w:marRight w:val="0"/>
              <w:marTop w:val="0"/>
              <w:marBottom w:val="0"/>
              <w:divBdr>
                <w:top w:val="none" w:sz="0" w:space="0" w:color="auto"/>
                <w:left w:val="none" w:sz="0" w:space="0" w:color="auto"/>
                <w:bottom w:val="none" w:sz="0" w:space="0" w:color="auto"/>
                <w:right w:val="none" w:sz="0" w:space="0" w:color="auto"/>
              </w:divBdr>
            </w:div>
            <w:div w:id="1296833905">
              <w:marLeft w:val="0"/>
              <w:marRight w:val="0"/>
              <w:marTop w:val="0"/>
              <w:marBottom w:val="0"/>
              <w:divBdr>
                <w:top w:val="none" w:sz="0" w:space="0" w:color="auto"/>
                <w:left w:val="none" w:sz="0" w:space="0" w:color="auto"/>
                <w:bottom w:val="none" w:sz="0" w:space="0" w:color="auto"/>
                <w:right w:val="none" w:sz="0" w:space="0" w:color="auto"/>
              </w:divBdr>
            </w:div>
            <w:div w:id="26220759">
              <w:marLeft w:val="0"/>
              <w:marRight w:val="0"/>
              <w:marTop w:val="0"/>
              <w:marBottom w:val="0"/>
              <w:divBdr>
                <w:top w:val="none" w:sz="0" w:space="0" w:color="auto"/>
                <w:left w:val="none" w:sz="0" w:space="0" w:color="auto"/>
                <w:bottom w:val="none" w:sz="0" w:space="0" w:color="auto"/>
                <w:right w:val="none" w:sz="0" w:space="0" w:color="auto"/>
              </w:divBdr>
            </w:div>
            <w:div w:id="280772343">
              <w:marLeft w:val="0"/>
              <w:marRight w:val="0"/>
              <w:marTop w:val="0"/>
              <w:marBottom w:val="0"/>
              <w:divBdr>
                <w:top w:val="none" w:sz="0" w:space="0" w:color="auto"/>
                <w:left w:val="none" w:sz="0" w:space="0" w:color="auto"/>
                <w:bottom w:val="none" w:sz="0" w:space="0" w:color="auto"/>
                <w:right w:val="none" w:sz="0" w:space="0" w:color="auto"/>
              </w:divBdr>
            </w:div>
            <w:div w:id="796679169">
              <w:marLeft w:val="0"/>
              <w:marRight w:val="0"/>
              <w:marTop w:val="0"/>
              <w:marBottom w:val="0"/>
              <w:divBdr>
                <w:top w:val="none" w:sz="0" w:space="0" w:color="auto"/>
                <w:left w:val="none" w:sz="0" w:space="0" w:color="auto"/>
                <w:bottom w:val="none" w:sz="0" w:space="0" w:color="auto"/>
                <w:right w:val="none" w:sz="0" w:space="0" w:color="auto"/>
              </w:divBdr>
            </w:div>
            <w:div w:id="892230481">
              <w:marLeft w:val="0"/>
              <w:marRight w:val="0"/>
              <w:marTop w:val="0"/>
              <w:marBottom w:val="0"/>
              <w:divBdr>
                <w:top w:val="none" w:sz="0" w:space="0" w:color="auto"/>
                <w:left w:val="none" w:sz="0" w:space="0" w:color="auto"/>
                <w:bottom w:val="none" w:sz="0" w:space="0" w:color="auto"/>
                <w:right w:val="none" w:sz="0" w:space="0" w:color="auto"/>
              </w:divBdr>
            </w:div>
            <w:div w:id="1711299487">
              <w:marLeft w:val="0"/>
              <w:marRight w:val="0"/>
              <w:marTop w:val="0"/>
              <w:marBottom w:val="0"/>
              <w:divBdr>
                <w:top w:val="none" w:sz="0" w:space="0" w:color="auto"/>
                <w:left w:val="none" w:sz="0" w:space="0" w:color="auto"/>
                <w:bottom w:val="none" w:sz="0" w:space="0" w:color="auto"/>
                <w:right w:val="none" w:sz="0" w:space="0" w:color="auto"/>
              </w:divBdr>
            </w:div>
            <w:div w:id="1975015866">
              <w:marLeft w:val="0"/>
              <w:marRight w:val="0"/>
              <w:marTop w:val="0"/>
              <w:marBottom w:val="0"/>
              <w:divBdr>
                <w:top w:val="none" w:sz="0" w:space="0" w:color="auto"/>
                <w:left w:val="none" w:sz="0" w:space="0" w:color="auto"/>
                <w:bottom w:val="none" w:sz="0" w:space="0" w:color="auto"/>
                <w:right w:val="none" w:sz="0" w:space="0" w:color="auto"/>
              </w:divBdr>
            </w:div>
            <w:div w:id="1302418130">
              <w:marLeft w:val="0"/>
              <w:marRight w:val="0"/>
              <w:marTop w:val="0"/>
              <w:marBottom w:val="0"/>
              <w:divBdr>
                <w:top w:val="none" w:sz="0" w:space="0" w:color="auto"/>
                <w:left w:val="none" w:sz="0" w:space="0" w:color="auto"/>
                <w:bottom w:val="none" w:sz="0" w:space="0" w:color="auto"/>
                <w:right w:val="none" w:sz="0" w:space="0" w:color="auto"/>
              </w:divBdr>
            </w:div>
            <w:div w:id="1571185500">
              <w:marLeft w:val="0"/>
              <w:marRight w:val="0"/>
              <w:marTop w:val="0"/>
              <w:marBottom w:val="0"/>
              <w:divBdr>
                <w:top w:val="none" w:sz="0" w:space="0" w:color="auto"/>
                <w:left w:val="none" w:sz="0" w:space="0" w:color="auto"/>
                <w:bottom w:val="none" w:sz="0" w:space="0" w:color="auto"/>
                <w:right w:val="none" w:sz="0" w:space="0" w:color="auto"/>
              </w:divBdr>
            </w:div>
            <w:div w:id="1608194175">
              <w:marLeft w:val="0"/>
              <w:marRight w:val="0"/>
              <w:marTop w:val="0"/>
              <w:marBottom w:val="0"/>
              <w:divBdr>
                <w:top w:val="none" w:sz="0" w:space="0" w:color="auto"/>
                <w:left w:val="none" w:sz="0" w:space="0" w:color="auto"/>
                <w:bottom w:val="none" w:sz="0" w:space="0" w:color="auto"/>
                <w:right w:val="none" w:sz="0" w:space="0" w:color="auto"/>
              </w:divBdr>
            </w:div>
            <w:div w:id="1019308728">
              <w:marLeft w:val="0"/>
              <w:marRight w:val="0"/>
              <w:marTop w:val="0"/>
              <w:marBottom w:val="0"/>
              <w:divBdr>
                <w:top w:val="none" w:sz="0" w:space="0" w:color="auto"/>
                <w:left w:val="none" w:sz="0" w:space="0" w:color="auto"/>
                <w:bottom w:val="none" w:sz="0" w:space="0" w:color="auto"/>
                <w:right w:val="none" w:sz="0" w:space="0" w:color="auto"/>
              </w:divBdr>
            </w:div>
            <w:div w:id="1146243933">
              <w:marLeft w:val="0"/>
              <w:marRight w:val="0"/>
              <w:marTop w:val="0"/>
              <w:marBottom w:val="0"/>
              <w:divBdr>
                <w:top w:val="none" w:sz="0" w:space="0" w:color="auto"/>
                <w:left w:val="none" w:sz="0" w:space="0" w:color="auto"/>
                <w:bottom w:val="none" w:sz="0" w:space="0" w:color="auto"/>
                <w:right w:val="none" w:sz="0" w:space="0" w:color="auto"/>
              </w:divBdr>
            </w:div>
            <w:div w:id="987906141">
              <w:marLeft w:val="0"/>
              <w:marRight w:val="0"/>
              <w:marTop w:val="0"/>
              <w:marBottom w:val="0"/>
              <w:divBdr>
                <w:top w:val="none" w:sz="0" w:space="0" w:color="auto"/>
                <w:left w:val="none" w:sz="0" w:space="0" w:color="auto"/>
                <w:bottom w:val="none" w:sz="0" w:space="0" w:color="auto"/>
                <w:right w:val="none" w:sz="0" w:space="0" w:color="auto"/>
              </w:divBdr>
            </w:div>
            <w:div w:id="984547769">
              <w:marLeft w:val="0"/>
              <w:marRight w:val="0"/>
              <w:marTop w:val="0"/>
              <w:marBottom w:val="0"/>
              <w:divBdr>
                <w:top w:val="none" w:sz="0" w:space="0" w:color="auto"/>
                <w:left w:val="none" w:sz="0" w:space="0" w:color="auto"/>
                <w:bottom w:val="none" w:sz="0" w:space="0" w:color="auto"/>
                <w:right w:val="none" w:sz="0" w:space="0" w:color="auto"/>
              </w:divBdr>
            </w:div>
            <w:div w:id="430206133">
              <w:marLeft w:val="0"/>
              <w:marRight w:val="0"/>
              <w:marTop w:val="0"/>
              <w:marBottom w:val="0"/>
              <w:divBdr>
                <w:top w:val="none" w:sz="0" w:space="0" w:color="auto"/>
                <w:left w:val="none" w:sz="0" w:space="0" w:color="auto"/>
                <w:bottom w:val="none" w:sz="0" w:space="0" w:color="auto"/>
                <w:right w:val="none" w:sz="0" w:space="0" w:color="auto"/>
              </w:divBdr>
            </w:div>
            <w:div w:id="1917476271">
              <w:marLeft w:val="0"/>
              <w:marRight w:val="0"/>
              <w:marTop w:val="0"/>
              <w:marBottom w:val="0"/>
              <w:divBdr>
                <w:top w:val="none" w:sz="0" w:space="0" w:color="auto"/>
                <w:left w:val="none" w:sz="0" w:space="0" w:color="auto"/>
                <w:bottom w:val="none" w:sz="0" w:space="0" w:color="auto"/>
                <w:right w:val="none" w:sz="0" w:space="0" w:color="auto"/>
              </w:divBdr>
            </w:div>
            <w:div w:id="516889990">
              <w:marLeft w:val="0"/>
              <w:marRight w:val="0"/>
              <w:marTop w:val="0"/>
              <w:marBottom w:val="0"/>
              <w:divBdr>
                <w:top w:val="none" w:sz="0" w:space="0" w:color="auto"/>
                <w:left w:val="none" w:sz="0" w:space="0" w:color="auto"/>
                <w:bottom w:val="none" w:sz="0" w:space="0" w:color="auto"/>
                <w:right w:val="none" w:sz="0" w:space="0" w:color="auto"/>
              </w:divBdr>
            </w:div>
            <w:div w:id="1009140532">
              <w:marLeft w:val="0"/>
              <w:marRight w:val="0"/>
              <w:marTop w:val="0"/>
              <w:marBottom w:val="0"/>
              <w:divBdr>
                <w:top w:val="none" w:sz="0" w:space="0" w:color="auto"/>
                <w:left w:val="none" w:sz="0" w:space="0" w:color="auto"/>
                <w:bottom w:val="none" w:sz="0" w:space="0" w:color="auto"/>
                <w:right w:val="none" w:sz="0" w:space="0" w:color="auto"/>
              </w:divBdr>
            </w:div>
            <w:div w:id="836917296">
              <w:marLeft w:val="0"/>
              <w:marRight w:val="0"/>
              <w:marTop w:val="0"/>
              <w:marBottom w:val="0"/>
              <w:divBdr>
                <w:top w:val="none" w:sz="0" w:space="0" w:color="auto"/>
                <w:left w:val="none" w:sz="0" w:space="0" w:color="auto"/>
                <w:bottom w:val="none" w:sz="0" w:space="0" w:color="auto"/>
                <w:right w:val="none" w:sz="0" w:space="0" w:color="auto"/>
              </w:divBdr>
            </w:div>
            <w:div w:id="1209609841">
              <w:marLeft w:val="0"/>
              <w:marRight w:val="0"/>
              <w:marTop w:val="0"/>
              <w:marBottom w:val="0"/>
              <w:divBdr>
                <w:top w:val="none" w:sz="0" w:space="0" w:color="auto"/>
                <w:left w:val="none" w:sz="0" w:space="0" w:color="auto"/>
                <w:bottom w:val="none" w:sz="0" w:space="0" w:color="auto"/>
                <w:right w:val="none" w:sz="0" w:space="0" w:color="auto"/>
              </w:divBdr>
            </w:div>
            <w:div w:id="785659074">
              <w:marLeft w:val="0"/>
              <w:marRight w:val="0"/>
              <w:marTop w:val="0"/>
              <w:marBottom w:val="0"/>
              <w:divBdr>
                <w:top w:val="none" w:sz="0" w:space="0" w:color="auto"/>
                <w:left w:val="none" w:sz="0" w:space="0" w:color="auto"/>
                <w:bottom w:val="none" w:sz="0" w:space="0" w:color="auto"/>
                <w:right w:val="none" w:sz="0" w:space="0" w:color="auto"/>
              </w:divBdr>
            </w:div>
            <w:div w:id="347679098">
              <w:marLeft w:val="0"/>
              <w:marRight w:val="0"/>
              <w:marTop w:val="0"/>
              <w:marBottom w:val="0"/>
              <w:divBdr>
                <w:top w:val="none" w:sz="0" w:space="0" w:color="auto"/>
                <w:left w:val="none" w:sz="0" w:space="0" w:color="auto"/>
                <w:bottom w:val="none" w:sz="0" w:space="0" w:color="auto"/>
                <w:right w:val="none" w:sz="0" w:space="0" w:color="auto"/>
              </w:divBdr>
            </w:div>
            <w:div w:id="1358310267">
              <w:marLeft w:val="0"/>
              <w:marRight w:val="0"/>
              <w:marTop w:val="0"/>
              <w:marBottom w:val="0"/>
              <w:divBdr>
                <w:top w:val="none" w:sz="0" w:space="0" w:color="auto"/>
                <w:left w:val="none" w:sz="0" w:space="0" w:color="auto"/>
                <w:bottom w:val="none" w:sz="0" w:space="0" w:color="auto"/>
                <w:right w:val="none" w:sz="0" w:space="0" w:color="auto"/>
              </w:divBdr>
            </w:div>
            <w:div w:id="407770210">
              <w:marLeft w:val="0"/>
              <w:marRight w:val="0"/>
              <w:marTop w:val="0"/>
              <w:marBottom w:val="0"/>
              <w:divBdr>
                <w:top w:val="none" w:sz="0" w:space="0" w:color="auto"/>
                <w:left w:val="none" w:sz="0" w:space="0" w:color="auto"/>
                <w:bottom w:val="none" w:sz="0" w:space="0" w:color="auto"/>
                <w:right w:val="none" w:sz="0" w:space="0" w:color="auto"/>
              </w:divBdr>
            </w:div>
            <w:div w:id="332344243">
              <w:marLeft w:val="0"/>
              <w:marRight w:val="0"/>
              <w:marTop w:val="0"/>
              <w:marBottom w:val="0"/>
              <w:divBdr>
                <w:top w:val="none" w:sz="0" w:space="0" w:color="auto"/>
                <w:left w:val="none" w:sz="0" w:space="0" w:color="auto"/>
                <w:bottom w:val="none" w:sz="0" w:space="0" w:color="auto"/>
                <w:right w:val="none" w:sz="0" w:space="0" w:color="auto"/>
              </w:divBdr>
            </w:div>
            <w:div w:id="321852629">
              <w:marLeft w:val="0"/>
              <w:marRight w:val="0"/>
              <w:marTop w:val="0"/>
              <w:marBottom w:val="0"/>
              <w:divBdr>
                <w:top w:val="none" w:sz="0" w:space="0" w:color="auto"/>
                <w:left w:val="none" w:sz="0" w:space="0" w:color="auto"/>
                <w:bottom w:val="none" w:sz="0" w:space="0" w:color="auto"/>
                <w:right w:val="none" w:sz="0" w:space="0" w:color="auto"/>
              </w:divBdr>
            </w:div>
            <w:div w:id="1110592405">
              <w:marLeft w:val="0"/>
              <w:marRight w:val="0"/>
              <w:marTop w:val="0"/>
              <w:marBottom w:val="0"/>
              <w:divBdr>
                <w:top w:val="none" w:sz="0" w:space="0" w:color="auto"/>
                <w:left w:val="none" w:sz="0" w:space="0" w:color="auto"/>
                <w:bottom w:val="none" w:sz="0" w:space="0" w:color="auto"/>
                <w:right w:val="none" w:sz="0" w:space="0" w:color="auto"/>
              </w:divBdr>
            </w:div>
            <w:div w:id="1080373206">
              <w:marLeft w:val="0"/>
              <w:marRight w:val="0"/>
              <w:marTop w:val="0"/>
              <w:marBottom w:val="0"/>
              <w:divBdr>
                <w:top w:val="none" w:sz="0" w:space="0" w:color="auto"/>
                <w:left w:val="none" w:sz="0" w:space="0" w:color="auto"/>
                <w:bottom w:val="none" w:sz="0" w:space="0" w:color="auto"/>
                <w:right w:val="none" w:sz="0" w:space="0" w:color="auto"/>
              </w:divBdr>
            </w:div>
            <w:div w:id="936986675">
              <w:marLeft w:val="0"/>
              <w:marRight w:val="0"/>
              <w:marTop w:val="0"/>
              <w:marBottom w:val="0"/>
              <w:divBdr>
                <w:top w:val="none" w:sz="0" w:space="0" w:color="auto"/>
                <w:left w:val="none" w:sz="0" w:space="0" w:color="auto"/>
                <w:bottom w:val="none" w:sz="0" w:space="0" w:color="auto"/>
                <w:right w:val="none" w:sz="0" w:space="0" w:color="auto"/>
              </w:divBdr>
            </w:div>
            <w:div w:id="1575891212">
              <w:marLeft w:val="0"/>
              <w:marRight w:val="0"/>
              <w:marTop w:val="0"/>
              <w:marBottom w:val="0"/>
              <w:divBdr>
                <w:top w:val="none" w:sz="0" w:space="0" w:color="auto"/>
                <w:left w:val="none" w:sz="0" w:space="0" w:color="auto"/>
                <w:bottom w:val="none" w:sz="0" w:space="0" w:color="auto"/>
                <w:right w:val="none" w:sz="0" w:space="0" w:color="auto"/>
              </w:divBdr>
            </w:div>
            <w:div w:id="568808576">
              <w:marLeft w:val="0"/>
              <w:marRight w:val="0"/>
              <w:marTop w:val="0"/>
              <w:marBottom w:val="0"/>
              <w:divBdr>
                <w:top w:val="none" w:sz="0" w:space="0" w:color="auto"/>
                <w:left w:val="none" w:sz="0" w:space="0" w:color="auto"/>
                <w:bottom w:val="none" w:sz="0" w:space="0" w:color="auto"/>
                <w:right w:val="none" w:sz="0" w:space="0" w:color="auto"/>
              </w:divBdr>
            </w:div>
            <w:div w:id="1304309164">
              <w:marLeft w:val="0"/>
              <w:marRight w:val="0"/>
              <w:marTop w:val="0"/>
              <w:marBottom w:val="0"/>
              <w:divBdr>
                <w:top w:val="none" w:sz="0" w:space="0" w:color="auto"/>
                <w:left w:val="none" w:sz="0" w:space="0" w:color="auto"/>
                <w:bottom w:val="none" w:sz="0" w:space="0" w:color="auto"/>
                <w:right w:val="none" w:sz="0" w:space="0" w:color="auto"/>
              </w:divBdr>
            </w:div>
            <w:div w:id="1189563737">
              <w:marLeft w:val="0"/>
              <w:marRight w:val="0"/>
              <w:marTop w:val="0"/>
              <w:marBottom w:val="0"/>
              <w:divBdr>
                <w:top w:val="none" w:sz="0" w:space="0" w:color="auto"/>
                <w:left w:val="none" w:sz="0" w:space="0" w:color="auto"/>
                <w:bottom w:val="none" w:sz="0" w:space="0" w:color="auto"/>
                <w:right w:val="none" w:sz="0" w:space="0" w:color="auto"/>
              </w:divBdr>
            </w:div>
            <w:div w:id="1710759360">
              <w:marLeft w:val="0"/>
              <w:marRight w:val="0"/>
              <w:marTop w:val="0"/>
              <w:marBottom w:val="0"/>
              <w:divBdr>
                <w:top w:val="none" w:sz="0" w:space="0" w:color="auto"/>
                <w:left w:val="none" w:sz="0" w:space="0" w:color="auto"/>
                <w:bottom w:val="none" w:sz="0" w:space="0" w:color="auto"/>
                <w:right w:val="none" w:sz="0" w:space="0" w:color="auto"/>
              </w:divBdr>
            </w:div>
            <w:div w:id="1424691787">
              <w:marLeft w:val="0"/>
              <w:marRight w:val="0"/>
              <w:marTop w:val="0"/>
              <w:marBottom w:val="0"/>
              <w:divBdr>
                <w:top w:val="none" w:sz="0" w:space="0" w:color="auto"/>
                <w:left w:val="none" w:sz="0" w:space="0" w:color="auto"/>
                <w:bottom w:val="none" w:sz="0" w:space="0" w:color="auto"/>
                <w:right w:val="none" w:sz="0" w:space="0" w:color="auto"/>
              </w:divBdr>
            </w:div>
            <w:div w:id="1707103491">
              <w:marLeft w:val="0"/>
              <w:marRight w:val="0"/>
              <w:marTop w:val="0"/>
              <w:marBottom w:val="0"/>
              <w:divBdr>
                <w:top w:val="none" w:sz="0" w:space="0" w:color="auto"/>
                <w:left w:val="none" w:sz="0" w:space="0" w:color="auto"/>
                <w:bottom w:val="none" w:sz="0" w:space="0" w:color="auto"/>
                <w:right w:val="none" w:sz="0" w:space="0" w:color="auto"/>
              </w:divBdr>
            </w:div>
            <w:div w:id="76947085">
              <w:marLeft w:val="0"/>
              <w:marRight w:val="0"/>
              <w:marTop w:val="0"/>
              <w:marBottom w:val="0"/>
              <w:divBdr>
                <w:top w:val="none" w:sz="0" w:space="0" w:color="auto"/>
                <w:left w:val="none" w:sz="0" w:space="0" w:color="auto"/>
                <w:bottom w:val="none" w:sz="0" w:space="0" w:color="auto"/>
                <w:right w:val="none" w:sz="0" w:space="0" w:color="auto"/>
              </w:divBdr>
            </w:div>
            <w:div w:id="223294829">
              <w:marLeft w:val="0"/>
              <w:marRight w:val="0"/>
              <w:marTop w:val="0"/>
              <w:marBottom w:val="0"/>
              <w:divBdr>
                <w:top w:val="none" w:sz="0" w:space="0" w:color="auto"/>
                <w:left w:val="none" w:sz="0" w:space="0" w:color="auto"/>
                <w:bottom w:val="none" w:sz="0" w:space="0" w:color="auto"/>
                <w:right w:val="none" w:sz="0" w:space="0" w:color="auto"/>
              </w:divBdr>
            </w:div>
            <w:div w:id="703867678">
              <w:marLeft w:val="0"/>
              <w:marRight w:val="0"/>
              <w:marTop w:val="0"/>
              <w:marBottom w:val="0"/>
              <w:divBdr>
                <w:top w:val="none" w:sz="0" w:space="0" w:color="auto"/>
                <w:left w:val="none" w:sz="0" w:space="0" w:color="auto"/>
                <w:bottom w:val="none" w:sz="0" w:space="0" w:color="auto"/>
                <w:right w:val="none" w:sz="0" w:space="0" w:color="auto"/>
              </w:divBdr>
            </w:div>
            <w:div w:id="720398284">
              <w:marLeft w:val="0"/>
              <w:marRight w:val="0"/>
              <w:marTop w:val="0"/>
              <w:marBottom w:val="0"/>
              <w:divBdr>
                <w:top w:val="none" w:sz="0" w:space="0" w:color="auto"/>
                <w:left w:val="none" w:sz="0" w:space="0" w:color="auto"/>
                <w:bottom w:val="none" w:sz="0" w:space="0" w:color="auto"/>
                <w:right w:val="none" w:sz="0" w:space="0" w:color="auto"/>
              </w:divBdr>
            </w:div>
            <w:div w:id="809517755">
              <w:marLeft w:val="0"/>
              <w:marRight w:val="0"/>
              <w:marTop w:val="0"/>
              <w:marBottom w:val="0"/>
              <w:divBdr>
                <w:top w:val="none" w:sz="0" w:space="0" w:color="auto"/>
                <w:left w:val="none" w:sz="0" w:space="0" w:color="auto"/>
                <w:bottom w:val="none" w:sz="0" w:space="0" w:color="auto"/>
                <w:right w:val="none" w:sz="0" w:space="0" w:color="auto"/>
              </w:divBdr>
            </w:div>
            <w:div w:id="736320469">
              <w:marLeft w:val="0"/>
              <w:marRight w:val="0"/>
              <w:marTop w:val="0"/>
              <w:marBottom w:val="0"/>
              <w:divBdr>
                <w:top w:val="none" w:sz="0" w:space="0" w:color="auto"/>
                <w:left w:val="none" w:sz="0" w:space="0" w:color="auto"/>
                <w:bottom w:val="none" w:sz="0" w:space="0" w:color="auto"/>
                <w:right w:val="none" w:sz="0" w:space="0" w:color="auto"/>
              </w:divBdr>
            </w:div>
            <w:div w:id="463888865">
              <w:marLeft w:val="0"/>
              <w:marRight w:val="0"/>
              <w:marTop w:val="0"/>
              <w:marBottom w:val="0"/>
              <w:divBdr>
                <w:top w:val="none" w:sz="0" w:space="0" w:color="auto"/>
                <w:left w:val="none" w:sz="0" w:space="0" w:color="auto"/>
                <w:bottom w:val="none" w:sz="0" w:space="0" w:color="auto"/>
                <w:right w:val="none" w:sz="0" w:space="0" w:color="auto"/>
              </w:divBdr>
            </w:div>
            <w:div w:id="116877130">
              <w:marLeft w:val="0"/>
              <w:marRight w:val="0"/>
              <w:marTop w:val="0"/>
              <w:marBottom w:val="0"/>
              <w:divBdr>
                <w:top w:val="none" w:sz="0" w:space="0" w:color="auto"/>
                <w:left w:val="none" w:sz="0" w:space="0" w:color="auto"/>
                <w:bottom w:val="none" w:sz="0" w:space="0" w:color="auto"/>
                <w:right w:val="none" w:sz="0" w:space="0" w:color="auto"/>
              </w:divBdr>
            </w:div>
            <w:div w:id="610017467">
              <w:marLeft w:val="0"/>
              <w:marRight w:val="0"/>
              <w:marTop w:val="0"/>
              <w:marBottom w:val="0"/>
              <w:divBdr>
                <w:top w:val="none" w:sz="0" w:space="0" w:color="auto"/>
                <w:left w:val="none" w:sz="0" w:space="0" w:color="auto"/>
                <w:bottom w:val="none" w:sz="0" w:space="0" w:color="auto"/>
                <w:right w:val="none" w:sz="0" w:space="0" w:color="auto"/>
              </w:divBdr>
            </w:div>
            <w:div w:id="1208956114">
              <w:marLeft w:val="0"/>
              <w:marRight w:val="0"/>
              <w:marTop w:val="0"/>
              <w:marBottom w:val="0"/>
              <w:divBdr>
                <w:top w:val="none" w:sz="0" w:space="0" w:color="auto"/>
                <w:left w:val="none" w:sz="0" w:space="0" w:color="auto"/>
                <w:bottom w:val="none" w:sz="0" w:space="0" w:color="auto"/>
                <w:right w:val="none" w:sz="0" w:space="0" w:color="auto"/>
              </w:divBdr>
            </w:div>
            <w:div w:id="1887181460">
              <w:marLeft w:val="0"/>
              <w:marRight w:val="0"/>
              <w:marTop w:val="0"/>
              <w:marBottom w:val="0"/>
              <w:divBdr>
                <w:top w:val="none" w:sz="0" w:space="0" w:color="auto"/>
                <w:left w:val="none" w:sz="0" w:space="0" w:color="auto"/>
                <w:bottom w:val="none" w:sz="0" w:space="0" w:color="auto"/>
                <w:right w:val="none" w:sz="0" w:space="0" w:color="auto"/>
              </w:divBdr>
            </w:div>
            <w:div w:id="1053388156">
              <w:marLeft w:val="0"/>
              <w:marRight w:val="0"/>
              <w:marTop w:val="0"/>
              <w:marBottom w:val="0"/>
              <w:divBdr>
                <w:top w:val="none" w:sz="0" w:space="0" w:color="auto"/>
                <w:left w:val="none" w:sz="0" w:space="0" w:color="auto"/>
                <w:bottom w:val="none" w:sz="0" w:space="0" w:color="auto"/>
                <w:right w:val="none" w:sz="0" w:space="0" w:color="auto"/>
              </w:divBdr>
            </w:div>
            <w:div w:id="1521316969">
              <w:marLeft w:val="0"/>
              <w:marRight w:val="0"/>
              <w:marTop w:val="0"/>
              <w:marBottom w:val="0"/>
              <w:divBdr>
                <w:top w:val="none" w:sz="0" w:space="0" w:color="auto"/>
                <w:left w:val="none" w:sz="0" w:space="0" w:color="auto"/>
                <w:bottom w:val="none" w:sz="0" w:space="0" w:color="auto"/>
                <w:right w:val="none" w:sz="0" w:space="0" w:color="auto"/>
              </w:divBdr>
            </w:div>
            <w:div w:id="81413025">
              <w:marLeft w:val="0"/>
              <w:marRight w:val="0"/>
              <w:marTop w:val="0"/>
              <w:marBottom w:val="0"/>
              <w:divBdr>
                <w:top w:val="none" w:sz="0" w:space="0" w:color="auto"/>
                <w:left w:val="none" w:sz="0" w:space="0" w:color="auto"/>
                <w:bottom w:val="none" w:sz="0" w:space="0" w:color="auto"/>
                <w:right w:val="none" w:sz="0" w:space="0" w:color="auto"/>
              </w:divBdr>
            </w:div>
            <w:div w:id="250086923">
              <w:marLeft w:val="0"/>
              <w:marRight w:val="0"/>
              <w:marTop w:val="0"/>
              <w:marBottom w:val="0"/>
              <w:divBdr>
                <w:top w:val="none" w:sz="0" w:space="0" w:color="auto"/>
                <w:left w:val="none" w:sz="0" w:space="0" w:color="auto"/>
                <w:bottom w:val="none" w:sz="0" w:space="0" w:color="auto"/>
                <w:right w:val="none" w:sz="0" w:space="0" w:color="auto"/>
              </w:divBdr>
            </w:div>
            <w:div w:id="1323511583">
              <w:marLeft w:val="0"/>
              <w:marRight w:val="0"/>
              <w:marTop w:val="0"/>
              <w:marBottom w:val="0"/>
              <w:divBdr>
                <w:top w:val="none" w:sz="0" w:space="0" w:color="auto"/>
                <w:left w:val="none" w:sz="0" w:space="0" w:color="auto"/>
                <w:bottom w:val="none" w:sz="0" w:space="0" w:color="auto"/>
                <w:right w:val="none" w:sz="0" w:space="0" w:color="auto"/>
              </w:divBdr>
            </w:div>
            <w:div w:id="1407727993">
              <w:marLeft w:val="0"/>
              <w:marRight w:val="0"/>
              <w:marTop w:val="0"/>
              <w:marBottom w:val="0"/>
              <w:divBdr>
                <w:top w:val="none" w:sz="0" w:space="0" w:color="auto"/>
                <w:left w:val="none" w:sz="0" w:space="0" w:color="auto"/>
                <w:bottom w:val="none" w:sz="0" w:space="0" w:color="auto"/>
                <w:right w:val="none" w:sz="0" w:space="0" w:color="auto"/>
              </w:divBdr>
            </w:div>
            <w:div w:id="1646084420">
              <w:marLeft w:val="0"/>
              <w:marRight w:val="0"/>
              <w:marTop w:val="0"/>
              <w:marBottom w:val="0"/>
              <w:divBdr>
                <w:top w:val="none" w:sz="0" w:space="0" w:color="auto"/>
                <w:left w:val="none" w:sz="0" w:space="0" w:color="auto"/>
                <w:bottom w:val="none" w:sz="0" w:space="0" w:color="auto"/>
                <w:right w:val="none" w:sz="0" w:space="0" w:color="auto"/>
              </w:divBdr>
            </w:div>
            <w:div w:id="1588617265">
              <w:marLeft w:val="0"/>
              <w:marRight w:val="0"/>
              <w:marTop w:val="0"/>
              <w:marBottom w:val="0"/>
              <w:divBdr>
                <w:top w:val="none" w:sz="0" w:space="0" w:color="auto"/>
                <w:left w:val="none" w:sz="0" w:space="0" w:color="auto"/>
                <w:bottom w:val="none" w:sz="0" w:space="0" w:color="auto"/>
                <w:right w:val="none" w:sz="0" w:space="0" w:color="auto"/>
              </w:divBdr>
            </w:div>
            <w:div w:id="1251155113">
              <w:marLeft w:val="0"/>
              <w:marRight w:val="0"/>
              <w:marTop w:val="0"/>
              <w:marBottom w:val="0"/>
              <w:divBdr>
                <w:top w:val="none" w:sz="0" w:space="0" w:color="auto"/>
                <w:left w:val="none" w:sz="0" w:space="0" w:color="auto"/>
                <w:bottom w:val="none" w:sz="0" w:space="0" w:color="auto"/>
                <w:right w:val="none" w:sz="0" w:space="0" w:color="auto"/>
              </w:divBdr>
            </w:div>
            <w:div w:id="303899582">
              <w:marLeft w:val="0"/>
              <w:marRight w:val="0"/>
              <w:marTop w:val="0"/>
              <w:marBottom w:val="0"/>
              <w:divBdr>
                <w:top w:val="none" w:sz="0" w:space="0" w:color="auto"/>
                <w:left w:val="none" w:sz="0" w:space="0" w:color="auto"/>
                <w:bottom w:val="none" w:sz="0" w:space="0" w:color="auto"/>
                <w:right w:val="none" w:sz="0" w:space="0" w:color="auto"/>
              </w:divBdr>
            </w:div>
            <w:div w:id="1304039242">
              <w:marLeft w:val="0"/>
              <w:marRight w:val="0"/>
              <w:marTop w:val="0"/>
              <w:marBottom w:val="0"/>
              <w:divBdr>
                <w:top w:val="none" w:sz="0" w:space="0" w:color="auto"/>
                <w:left w:val="none" w:sz="0" w:space="0" w:color="auto"/>
                <w:bottom w:val="none" w:sz="0" w:space="0" w:color="auto"/>
                <w:right w:val="none" w:sz="0" w:space="0" w:color="auto"/>
              </w:divBdr>
            </w:div>
            <w:div w:id="485971005">
              <w:marLeft w:val="0"/>
              <w:marRight w:val="0"/>
              <w:marTop w:val="0"/>
              <w:marBottom w:val="0"/>
              <w:divBdr>
                <w:top w:val="none" w:sz="0" w:space="0" w:color="auto"/>
                <w:left w:val="none" w:sz="0" w:space="0" w:color="auto"/>
                <w:bottom w:val="none" w:sz="0" w:space="0" w:color="auto"/>
                <w:right w:val="none" w:sz="0" w:space="0" w:color="auto"/>
              </w:divBdr>
            </w:div>
            <w:div w:id="1348209893">
              <w:marLeft w:val="0"/>
              <w:marRight w:val="0"/>
              <w:marTop w:val="0"/>
              <w:marBottom w:val="0"/>
              <w:divBdr>
                <w:top w:val="none" w:sz="0" w:space="0" w:color="auto"/>
                <w:left w:val="none" w:sz="0" w:space="0" w:color="auto"/>
                <w:bottom w:val="none" w:sz="0" w:space="0" w:color="auto"/>
                <w:right w:val="none" w:sz="0" w:space="0" w:color="auto"/>
              </w:divBdr>
            </w:div>
            <w:div w:id="1011762806">
              <w:marLeft w:val="0"/>
              <w:marRight w:val="0"/>
              <w:marTop w:val="0"/>
              <w:marBottom w:val="0"/>
              <w:divBdr>
                <w:top w:val="none" w:sz="0" w:space="0" w:color="auto"/>
                <w:left w:val="none" w:sz="0" w:space="0" w:color="auto"/>
                <w:bottom w:val="none" w:sz="0" w:space="0" w:color="auto"/>
                <w:right w:val="none" w:sz="0" w:space="0" w:color="auto"/>
              </w:divBdr>
            </w:div>
            <w:div w:id="784735193">
              <w:marLeft w:val="0"/>
              <w:marRight w:val="0"/>
              <w:marTop w:val="0"/>
              <w:marBottom w:val="0"/>
              <w:divBdr>
                <w:top w:val="none" w:sz="0" w:space="0" w:color="auto"/>
                <w:left w:val="none" w:sz="0" w:space="0" w:color="auto"/>
                <w:bottom w:val="none" w:sz="0" w:space="0" w:color="auto"/>
                <w:right w:val="none" w:sz="0" w:space="0" w:color="auto"/>
              </w:divBdr>
            </w:div>
            <w:div w:id="1959481953">
              <w:marLeft w:val="0"/>
              <w:marRight w:val="0"/>
              <w:marTop w:val="0"/>
              <w:marBottom w:val="0"/>
              <w:divBdr>
                <w:top w:val="none" w:sz="0" w:space="0" w:color="auto"/>
                <w:left w:val="none" w:sz="0" w:space="0" w:color="auto"/>
                <w:bottom w:val="none" w:sz="0" w:space="0" w:color="auto"/>
                <w:right w:val="none" w:sz="0" w:space="0" w:color="auto"/>
              </w:divBdr>
            </w:div>
            <w:div w:id="41443764">
              <w:marLeft w:val="0"/>
              <w:marRight w:val="0"/>
              <w:marTop w:val="0"/>
              <w:marBottom w:val="0"/>
              <w:divBdr>
                <w:top w:val="none" w:sz="0" w:space="0" w:color="auto"/>
                <w:left w:val="none" w:sz="0" w:space="0" w:color="auto"/>
                <w:bottom w:val="none" w:sz="0" w:space="0" w:color="auto"/>
                <w:right w:val="none" w:sz="0" w:space="0" w:color="auto"/>
              </w:divBdr>
            </w:div>
            <w:div w:id="1432972653">
              <w:marLeft w:val="0"/>
              <w:marRight w:val="0"/>
              <w:marTop w:val="0"/>
              <w:marBottom w:val="0"/>
              <w:divBdr>
                <w:top w:val="none" w:sz="0" w:space="0" w:color="auto"/>
                <w:left w:val="none" w:sz="0" w:space="0" w:color="auto"/>
                <w:bottom w:val="none" w:sz="0" w:space="0" w:color="auto"/>
                <w:right w:val="none" w:sz="0" w:space="0" w:color="auto"/>
              </w:divBdr>
            </w:div>
            <w:div w:id="288365429">
              <w:marLeft w:val="0"/>
              <w:marRight w:val="0"/>
              <w:marTop w:val="0"/>
              <w:marBottom w:val="0"/>
              <w:divBdr>
                <w:top w:val="none" w:sz="0" w:space="0" w:color="auto"/>
                <w:left w:val="none" w:sz="0" w:space="0" w:color="auto"/>
                <w:bottom w:val="none" w:sz="0" w:space="0" w:color="auto"/>
                <w:right w:val="none" w:sz="0" w:space="0" w:color="auto"/>
              </w:divBdr>
            </w:div>
            <w:div w:id="1464078435">
              <w:marLeft w:val="0"/>
              <w:marRight w:val="0"/>
              <w:marTop w:val="0"/>
              <w:marBottom w:val="0"/>
              <w:divBdr>
                <w:top w:val="none" w:sz="0" w:space="0" w:color="auto"/>
                <w:left w:val="none" w:sz="0" w:space="0" w:color="auto"/>
                <w:bottom w:val="none" w:sz="0" w:space="0" w:color="auto"/>
                <w:right w:val="none" w:sz="0" w:space="0" w:color="auto"/>
              </w:divBdr>
            </w:div>
            <w:div w:id="877160202">
              <w:marLeft w:val="0"/>
              <w:marRight w:val="0"/>
              <w:marTop w:val="0"/>
              <w:marBottom w:val="0"/>
              <w:divBdr>
                <w:top w:val="none" w:sz="0" w:space="0" w:color="auto"/>
                <w:left w:val="none" w:sz="0" w:space="0" w:color="auto"/>
                <w:bottom w:val="none" w:sz="0" w:space="0" w:color="auto"/>
                <w:right w:val="none" w:sz="0" w:space="0" w:color="auto"/>
              </w:divBdr>
            </w:div>
            <w:div w:id="24868133">
              <w:marLeft w:val="0"/>
              <w:marRight w:val="0"/>
              <w:marTop w:val="0"/>
              <w:marBottom w:val="0"/>
              <w:divBdr>
                <w:top w:val="none" w:sz="0" w:space="0" w:color="auto"/>
                <w:left w:val="none" w:sz="0" w:space="0" w:color="auto"/>
                <w:bottom w:val="none" w:sz="0" w:space="0" w:color="auto"/>
                <w:right w:val="none" w:sz="0" w:space="0" w:color="auto"/>
              </w:divBdr>
            </w:div>
            <w:div w:id="1151943475">
              <w:marLeft w:val="0"/>
              <w:marRight w:val="0"/>
              <w:marTop w:val="0"/>
              <w:marBottom w:val="0"/>
              <w:divBdr>
                <w:top w:val="none" w:sz="0" w:space="0" w:color="auto"/>
                <w:left w:val="none" w:sz="0" w:space="0" w:color="auto"/>
                <w:bottom w:val="none" w:sz="0" w:space="0" w:color="auto"/>
                <w:right w:val="none" w:sz="0" w:space="0" w:color="auto"/>
              </w:divBdr>
            </w:div>
            <w:div w:id="90703911">
              <w:marLeft w:val="0"/>
              <w:marRight w:val="0"/>
              <w:marTop w:val="0"/>
              <w:marBottom w:val="0"/>
              <w:divBdr>
                <w:top w:val="none" w:sz="0" w:space="0" w:color="auto"/>
                <w:left w:val="none" w:sz="0" w:space="0" w:color="auto"/>
                <w:bottom w:val="none" w:sz="0" w:space="0" w:color="auto"/>
                <w:right w:val="none" w:sz="0" w:space="0" w:color="auto"/>
              </w:divBdr>
            </w:div>
            <w:div w:id="1323704935">
              <w:marLeft w:val="0"/>
              <w:marRight w:val="0"/>
              <w:marTop w:val="0"/>
              <w:marBottom w:val="0"/>
              <w:divBdr>
                <w:top w:val="none" w:sz="0" w:space="0" w:color="auto"/>
                <w:left w:val="none" w:sz="0" w:space="0" w:color="auto"/>
                <w:bottom w:val="none" w:sz="0" w:space="0" w:color="auto"/>
                <w:right w:val="none" w:sz="0" w:space="0" w:color="auto"/>
              </w:divBdr>
            </w:div>
            <w:div w:id="1316647907">
              <w:marLeft w:val="0"/>
              <w:marRight w:val="0"/>
              <w:marTop w:val="0"/>
              <w:marBottom w:val="0"/>
              <w:divBdr>
                <w:top w:val="none" w:sz="0" w:space="0" w:color="auto"/>
                <w:left w:val="none" w:sz="0" w:space="0" w:color="auto"/>
                <w:bottom w:val="none" w:sz="0" w:space="0" w:color="auto"/>
                <w:right w:val="none" w:sz="0" w:space="0" w:color="auto"/>
              </w:divBdr>
            </w:div>
            <w:div w:id="28574681">
              <w:marLeft w:val="0"/>
              <w:marRight w:val="0"/>
              <w:marTop w:val="0"/>
              <w:marBottom w:val="0"/>
              <w:divBdr>
                <w:top w:val="none" w:sz="0" w:space="0" w:color="auto"/>
                <w:left w:val="none" w:sz="0" w:space="0" w:color="auto"/>
                <w:bottom w:val="none" w:sz="0" w:space="0" w:color="auto"/>
                <w:right w:val="none" w:sz="0" w:space="0" w:color="auto"/>
              </w:divBdr>
            </w:div>
            <w:div w:id="909772540">
              <w:marLeft w:val="0"/>
              <w:marRight w:val="0"/>
              <w:marTop w:val="0"/>
              <w:marBottom w:val="0"/>
              <w:divBdr>
                <w:top w:val="none" w:sz="0" w:space="0" w:color="auto"/>
                <w:left w:val="none" w:sz="0" w:space="0" w:color="auto"/>
                <w:bottom w:val="none" w:sz="0" w:space="0" w:color="auto"/>
                <w:right w:val="none" w:sz="0" w:space="0" w:color="auto"/>
              </w:divBdr>
            </w:div>
            <w:div w:id="208996698">
              <w:marLeft w:val="0"/>
              <w:marRight w:val="0"/>
              <w:marTop w:val="0"/>
              <w:marBottom w:val="0"/>
              <w:divBdr>
                <w:top w:val="none" w:sz="0" w:space="0" w:color="auto"/>
                <w:left w:val="none" w:sz="0" w:space="0" w:color="auto"/>
                <w:bottom w:val="none" w:sz="0" w:space="0" w:color="auto"/>
                <w:right w:val="none" w:sz="0" w:space="0" w:color="auto"/>
              </w:divBdr>
            </w:div>
            <w:div w:id="1110659577">
              <w:marLeft w:val="0"/>
              <w:marRight w:val="0"/>
              <w:marTop w:val="0"/>
              <w:marBottom w:val="0"/>
              <w:divBdr>
                <w:top w:val="none" w:sz="0" w:space="0" w:color="auto"/>
                <w:left w:val="none" w:sz="0" w:space="0" w:color="auto"/>
                <w:bottom w:val="none" w:sz="0" w:space="0" w:color="auto"/>
                <w:right w:val="none" w:sz="0" w:space="0" w:color="auto"/>
              </w:divBdr>
            </w:div>
            <w:div w:id="1568221553">
              <w:marLeft w:val="0"/>
              <w:marRight w:val="0"/>
              <w:marTop w:val="0"/>
              <w:marBottom w:val="0"/>
              <w:divBdr>
                <w:top w:val="none" w:sz="0" w:space="0" w:color="auto"/>
                <w:left w:val="none" w:sz="0" w:space="0" w:color="auto"/>
                <w:bottom w:val="none" w:sz="0" w:space="0" w:color="auto"/>
                <w:right w:val="none" w:sz="0" w:space="0" w:color="auto"/>
              </w:divBdr>
            </w:div>
            <w:div w:id="17214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4566">
      <w:bodyDiv w:val="1"/>
      <w:marLeft w:val="0"/>
      <w:marRight w:val="0"/>
      <w:marTop w:val="0"/>
      <w:marBottom w:val="0"/>
      <w:divBdr>
        <w:top w:val="none" w:sz="0" w:space="0" w:color="auto"/>
        <w:left w:val="none" w:sz="0" w:space="0" w:color="auto"/>
        <w:bottom w:val="none" w:sz="0" w:space="0" w:color="auto"/>
        <w:right w:val="none" w:sz="0" w:space="0" w:color="auto"/>
      </w:divBdr>
      <w:divsChild>
        <w:div w:id="997927128">
          <w:marLeft w:val="0"/>
          <w:marRight w:val="0"/>
          <w:marTop w:val="0"/>
          <w:marBottom w:val="0"/>
          <w:divBdr>
            <w:top w:val="none" w:sz="0" w:space="0" w:color="auto"/>
            <w:left w:val="none" w:sz="0" w:space="0" w:color="auto"/>
            <w:bottom w:val="none" w:sz="0" w:space="0" w:color="auto"/>
            <w:right w:val="none" w:sz="0" w:space="0" w:color="auto"/>
          </w:divBdr>
          <w:divsChild>
            <w:div w:id="450978106">
              <w:marLeft w:val="0"/>
              <w:marRight w:val="0"/>
              <w:marTop w:val="0"/>
              <w:marBottom w:val="0"/>
              <w:divBdr>
                <w:top w:val="none" w:sz="0" w:space="0" w:color="auto"/>
                <w:left w:val="none" w:sz="0" w:space="0" w:color="auto"/>
                <w:bottom w:val="none" w:sz="0" w:space="0" w:color="auto"/>
                <w:right w:val="none" w:sz="0" w:space="0" w:color="auto"/>
              </w:divBdr>
            </w:div>
            <w:div w:id="512840893">
              <w:marLeft w:val="0"/>
              <w:marRight w:val="0"/>
              <w:marTop w:val="0"/>
              <w:marBottom w:val="0"/>
              <w:divBdr>
                <w:top w:val="none" w:sz="0" w:space="0" w:color="auto"/>
                <w:left w:val="none" w:sz="0" w:space="0" w:color="auto"/>
                <w:bottom w:val="none" w:sz="0" w:space="0" w:color="auto"/>
                <w:right w:val="none" w:sz="0" w:space="0" w:color="auto"/>
              </w:divBdr>
            </w:div>
            <w:div w:id="177432767">
              <w:marLeft w:val="0"/>
              <w:marRight w:val="0"/>
              <w:marTop w:val="0"/>
              <w:marBottom w:val="0"/>
              <w:divBdr>
                <w:top w:val="none" w:sz="0" w:space="0" w:color="auto"/>
                <w:left w:val="none" w:sz="0" w:space="0" w:color="auto"/>
                <w:bottom w:val="none" w:sz="0" w:space="0" w:color="auto"/>
                <w:right w:val="none" w:sz="0" w:space="0" w:color="auto"/>
              </w:divBdr>
            </w:div>
            <w:div w:id="455803672">
              <w:marLeft w:val="0"/>
              <w:marRight w:val="0"/>
              <w:marTop w:val="0"/>
              <w:marBottom w:val="0"/>
              <w:divBdr>
                <w:top w:val="none" w:sz="0" w:space="0" w:color="auto"/>
                <w:left w:val="none" w:sz="0" w:space="0" w:color="auto"/>
                <w:bottom w:val="none" w:sz="0" w:space="0" w:color="auto"/>
                <w:right w:val="none" w:sz="0" w:space="0" w:color="auto"/>
              </w:divBdr>
            </w:div>
            <w:div w:id="1214393152">
              <w:marLeft w:val="0"/>
              <w:marRight w:val="0"/>
              <w:marTop w:val="0"/>
              <w:marBottom w:val="0"/>
              <w:divBdr>
                <w:top w:val="none" w:sz="0" w:space="0" w:color="auto"/>
                <w:left w:val="none" w:sz="0" w:space="0" w:color="auto"/>
                <w:bottom w:val="none" w:sz="0" w:space="0" w:color="auto"/>
                <w:right w:val="none" w:sz="0" w:space="0" w:color="auto"/>
              </w:divBdr>
            </w:div>
            <w:div w:id="1218936641">
              <w:marLeft w:val="0"/>
              <w:marRight w:val="0"/>
              <w:marTop w:val="0"/>
              <w:marBottom w:val="0"/>
              <w:divBdr>
                <w:top w:val="none" w:sz="0" w:space="0" w:color="auto"/>
                <w:left w:val="none" w:sz="0" w:space="0" w:color="auto"/>
                <w:bottom w:val="none" w:sz="0" w:space="0" w:color="auto"/>
                <w:right w:val="none" w:sz="0" w:space="0" w:color="auto"/>
              </w:divBdr>
            </w:div>
            <w:div w:id="2111898524">
              <w:marLeft w:val="0"/>
              <w:marRight w:val="0"/>
              <w:marTop w:val="0"/>
              <w:marBottom w:val="0"/>
              <w:divBdr>
                <w:top w:val="none" w:sz="0" w:space="0" w:color="auto"/>
                <w:left w:val="none" w:sz="0" w:space="0" w:color="auto"/>
                <w:bottom w:val="none" w:sz="0" w:space="0" w:color="auto"/>
                <w:right w:val="none" w:sz="0" w:space="0" w:color="auto"/>
              </w:divBdr>
            </w:div>
            <w:div w:id="309360233">
              <w:marLeft w:val="0"/>
              <w:marRight w:val="0"/>
              <w:marTop w:val="0"/>
              <w:marBottom w:val="0"/>
              <w:divBdr>
                <w:top w:val="none" w:sz="0" w:space="0" w:color="auto"/>
                <w:left w:val="none" w:sz="0" w:space="0" w:color="auto"/>
                <w:bottom w:val="none" w:sz="0" w:space="0" w:color="auto"/>
                <w:right w:val="none" w:sz="0" w:space="0" w:color="auto"/>
              </w:divBdr>
            </w:div>
            <w:div w:id="1195116782">
              <w:marLeft w:val="0"/>
              <w:marRight w:val="0"/>
              <w:marTop w:val="0"/>
              <w:marBottom w:val="0"/>
              <w:divBdr>
                <w:top w:val="none" w:sz="0" w:space="0" w:color="auto"/>
                <w:left w:val="none" w:sz="0" w:space="0" w:color="auto"/>
                <w:bottom w:val="none" w:sz="0" w:space="0" w:color="auto"/>
                <w:right w:val="none" w:sz="0" w:space="0" w:color="auto"/>
              </w:divBdr>
            </w:div>
            <w:div w:id="312101442">
              <w:marLeft w:val="0"/>
              <w:marRight w:val="0"/>
              <w:marTop w:val="0"/>
              <w:marBottom w:val="0"/>
              <w:divBdr>
                <w:top w:val="none" w:sz="0" w:space="0" w:color="auto"/>
                <w:left w:val="none" w:sz="0" w:space="0" w:color="auto"/>
                <w:bottom w:val="none" w:sz="0" w:space="0" w:color="auto"/>
                <w:right w:val="none" w:sz="0" w:space="0" w:color="auto"/>
              </w:divBdr>
            </w:div>
            <w:div w:id="1848516575">
              <w:marLeft w:val="0"/>
              <w:marRight w:val="0"/>
              <w:marTop w:val="0"/>
              <w:marBottom w:val="0"/>
              <w:divBdr>
                <w:top w:val="none" w:sz="0" w:space="0" w:color="auto"/>
                <w:left w:val="none" w:sz="0" w:space="0" w:color="auto"/>
                <w:bottom w:val="none" w:sz="0" w:space="0" w:color="auto"/>
                <w:right w:val="none" w:sz="0" w:space="0" w:color="auto"/>
              </w:divBdr>
            </w:div>
            <w:div w:id="1333293993">
              <w:marLeft w:val="0"/>
              <w:marRight w:val="0"/>
              <w:marTop w:val="0"/>
              <w:marBottom w:val="0"/>
              <w:divBdr>
                <w:top w:val="none" w:sz="0" w:space="0" w:color="auto"/>
                <w:left w:val="none" w:sz="0" w:space="0" w:color="auto"/>
                <w:bottom w:val="none" w:sz="0" w:space="0" w:color="auto"/>
                <w:right w:val="none" w:sz="0" w:space="0" w:color="auto"/>
              </w:divBdr>
            </w:div>
            <w:div w:id="1276477371">
              <w:marLeft w:val="0"/>
              <w:marRight w:val="0"/>
              <w:marTop w:val="0"/>
              <w:marBottom w:val="0"/>
              <w:divBdr>
                <w:top w:val="none" w:sz="0" w:space="0" w:color="auto"/>
                <w:left w:val="none" w:sz="0" w:space="0" w:color="auto"/>
                <w:bottom w:val="none" w:sz="0" w:space="0" w:color="auto"/>
                <w:right w:val="none" w:sz="0" w:space="0" w:color="auto"/>
              </w:divBdr>
            </w:div>
            <w:div w:id="1232808927">
              <w:marLeft w:val="0"/>
              <w:marRight w:val="0"/>
              <w:marTop w:val="0"/>
              <w:marBottom w:val="0"/>
              <w:divBdr>
                <w:top w:val="none" w:sz="0" w:space="0" w:color="auto"/>
                <w:left w:val="none" w:sz="0" w:space="0" w:color="auto"/>
                <w:bottom w:val="none" w:sz="0" w:space="0" w:color="auto"/>
                <w:right w:val="none" w:sz="0" w:space="0" w:color="auto"/>
              </w:divBdr>
            </w:div>
            <w:div w:id="751507586">
              <w:marLeft w:val="0"/>
              <w:marRight w:val="0"/>
              <w:marTop w:val="0"/>
              <w:marBottom w:val="0"/>
              <w:divBdr>
                <w:top w:val="none" w:sz="0" w:space="0" w:color="auto"/>
                <w:left w:val="none" w:sz="0" w:space="0" w:color="auto"/>
                <w:bottom w:val="none" w:sz="0" w:space="0" w:color="auto"/>
                <w:right w:val="none" w:sz="0" w:space="0" w:color="auto"/>
              </w:divBdr>
            </w:div>
            <w:div w:id="1323772888">
              <w:marLeft w:val="0"/>
              <w:marRight w:val="0"/>
              <w:marTop w:val="0"/>
              <w:marBottom w:val="0"/>
              <w:divBdr>
                <w:top w:val="none" w:sz="0" w:space="0" w:color="auto"/>
                <w:left w:val="none" w:sz="0" w:space="0" w:color="auto"/>
                <w:bottom w:val="none" w:sz="0" w:space="0" w:color="auto"/>
                <w:right w:val="none" w:sz="0" w:space="0" w:color="auto"/>
              </w:divBdr>
            </w:div>
            <w:div w:id="430323429">
              <w:marLeft w:val="0"/>
              <w:marRight w:val="0"/>
              <w:marTop w:val="0"/>
              <w:marBottom w:val="0"/>
              <w:divBdr>
                <w:top w:val="none" w:sz="0" w:space="0" w:color="auto"/>
                <w:left w:val="none" w:sz="0" w:space="0" w:color="auto"/>
                <w:bottom w:val="none" w:sz="0" w:space="0" w:color="auto"/>
                <w:right w:val="none" w:sz="0" w:space="0" w:color="auto"/>
              </w:divBdr>
            </w:div>
            <w:div w:id="2120636705">
              <w:marLeft w:val="0"/>
              <w:marRight w:val="0"/>
              <w:marTop w:val="0"/>
              <w:marBottom w:val="0"/>
              <w:divBdr>
                <w:top w:val="none" w:sz="0" w:space="0" w:color="auto"/>
                <w:left w:val="none" w:sz="0" w:space="0" w:color="auto"/>
                <w:bottom w:val="none" w:sz="0" w:space="0" w:color="auto"/>
                <w:right w:val="none" w:sz="0" w:space="0" w:color="auto"/>
              </w:divBdr>
            </w:div>
            <w:div w:id="1702706732">
              <w:marLeft w:val="0"/>
              <w:marRight w:val="0"/>
              <w:marTop w:val="0"/>
              <w:marBottom w:val="0"/>
              <w:divBdr>
                <w:top w:val="none" w:sz="0" w:space="0" w:color="auto"/>
                <w:left w:val="none" w:sz="0" w:space="0" w:color="auto"/>
                <w:bottom w:val="none" w:sz="0" w:space="0" w:color="auto"/>
                <w:right w:val="none" w:sz="0" w:space="0" w:color="auto"/>
              </w:divBdr>
            </w:div>
            <w:div w:id="1019621599">
              <w:marLeft w:val="0"/>
              <w:marRight w:val="0"/>
              <w:marTop w:val="0"/>
              <w:marBottom w:val="0"/>
              <w:divBdr>
                <w:top w:val="none" w:sz="0" w:space="0" w:color="auto"/>
                <w:left w:val="none" w:sz="0" w:space="0" w:color="auto"/>
                <w:bottom w:val="none" w:sz="0" w:space="0" w:color="auto"/>
                <w:right w:val="none" w:sz="0" w:space="0" w:color="auto"/>
              </w:divBdr>
            </w:div>
            <w:div w:id="2135514823">
              <w:marLeft w:val="0"/>
              <w:marRight w:val="0"/>
              <w:marTop w:val="0"/>
              <w:marBottom w:val="0"/>
              <w:divBdr>
                <w:top w:val="none" w:sz="0" w:space="0" w:color="auto"/>
                <w:left w:val="none" w:sz="0" w:space="0" w:color="auto"/>
                <w:bottom w:val="none" w:sz="0" w:space="0" w:color="auto"/>
                <w:right w:val="none" w:sz="0" w:space="0" w:color="auto"/>
              </w:divBdr>
            </w:div>
            <w:div w:id="240258136">
              <w:marLeft w:val="0"/>
              <w:marRight w:val="0"/>
              <w:marTop w:val="0"/>
              <w:marBottom w:val="0"/>
              <w:divBdr>
                <w:top w:val="none" w:sz="0" w:space="0" w:color="auto"/>
                <w:left w:val="none" w:sz="0" w:space="0" w:color="auto"/>
                <w:bottom w:val="none" w:sz="0" w:space="0" w:color="auto"/>
                <w:right w:val="none" w:sz="0" w:space="0" w:color="auto"/>
              </w:divBdr>
            </w:div>
            <w:div w:id="304092867">
              <w:marLeft w:val="0"/>
              <w:marRight w:val="0"/>
              <w:marTop w:val="0"/>
              <w:marBottom w:val="0"/>
              <w:divBdr>
                <w:top w:val="none" w:sz="0" w:space="0" w:color="auto"/>
                <w:left w:val="none" w:sz="0" w:space="0" w:color="auto"/>
                <w:bottom w:val="none" w:sz="0" w:space="0" w:color="auto"/>
                <w:right w:val="none" w:sz="0" w:space="0" w:color="auto"/>
              </w:divBdr>
            </w:div>
            <w:div w:id="1372732233">
              <w:marLeft w:val="0"/>
              <w:marRight w:val="0"/>
              <w:marTop w:val="0"/>
              <w:marBottom w:val="0"/>
              <w:divBdr>
                <w:top w:val="none" w:sz="0" w:space="0" w:color="auto"/>
                <w:left w:val="none" w:sz="0" w:space="0" w:color="auto"/>
                <w:bottom w:val="none" w:sz="0" w:space="0" w:color="auto"/>
                <w:right w:val="none" w:sz="0" w:space="0" w:color="auto"/>
              </w:divBdr>
            </w:div>
            <w:div w:id="1753118206">
              <w:marLeft w:val="0"/>
              <w:marRight w:val="0"/>
              <w:marTop w:val="0"/>
              <w:marBottom w:val="0"/>
              <w:divBdr>
                <w:top w:val="none" w:sz="0" w:space="0" w:color="auto"/>
                <w:left w:val="none" w:sz="0" w:space="0" w:color="auto"/>
                <w:bottom w:val="none" w:sz="0" w:space="0" w:color="auto"/>
                <w:right w:val="none" w:sz="0" w:space="0" w:color="auto"/>
              </w:divBdr>
            </w:div>
            <w:div w:id="1102073497">
              <w:marLeft w:val="0"/>
              <w:marRight w:val="0"/>
              <w:marTop w:val="0"/>
              <w:marBottom w:val="0"/>
              <w:divBdr>
                <w:top w:val="none" w:sz="0" w:space="0" w:color="auto"/>
                <w:left w:val="none" w:sz="0" w:space="0" w:color="auto"/>
                <w:bottom w:val="none" w:sz="0" w:space="0" w:color="auto"/>
                <w:right w:val="none" w:sz="0" w:space="0" w:color="auto"/>
              </w:divBdr>
            </w:div>
            <w:div w:id="1386758537">
              <w:marLeft w:val="0"/>
              <w:marRight w:val="0"/>
              <w:marTop w:val="0"/>
              <w:marBottom w:val="0"/>
              <w:divBdr>
                <w:top w:val="none" w:sz="0" w:space="0" w:color="auto"/>
                <w:left w:val="none" w:sz="0" w:space="0" w:color="auto"/>
                <w:bottom w:val="none" w:sz="0" w:space="0" w:color="auto"/>
                <w:right w:val="none" w:sz="0" w:space="0" w:color="auto"/>
              </w:divBdr>
            </w:div>
            <w:div w:id="1395355927">
              <w:marLeft w:val="0"/>
              <w:marRight w:val="0"/>
              <w:marTop w:val="0"/>
              <w:marBottom w:val="0"/>
              <w:divBdr>
                <w:top w:val="none" w:sz="0" w:space="0" w:color="auto"/>
                <w:left w:val="none" w:sz="0" w:space="0" w:color="auto"/>
                <w:bottom w:val="none" w:sz="0" w:space="0" w:color="auto"/>
                <w:right w:val="none" w:sz="0" w:space="0" w:color="auto"/>
              </w:divBdr>
            </w:div>
            <w:div w:id="1002707621">
              <w:marLeft w:val="0"/>
              <w:marRight w:val="0"/>
              <w:marTop w:val="0"/>
              <w:marBottom w:val="0"/>
              <w:divBdr>
                <w:top w:val="none" w:sz="0" w:space="0" w:color="auto"/>
                <w:left w:val="none" w:sz="0" w:space="0" w:color="auto"/>
                <w:bottom w:val="none" w:sz="0" w:space="0" w:color="auto"/>
                <w:right w:val="none" w:sz="0" w:space="0" w:color="auto"/>
              </w:divBdr>
            </w:div>
            <w:div w:id="1201547895">
              <w:marLeft w:val="0"/>
              <w:marRight w:val="0"/>
              <w:marTop w:val="0"/>
              <w:marBottom w:val="0"/>
              <w:divBdr>
                <w:top w:val="none" w:sz="0" w:space="0" w:color="auto"/>
                <w:left w:val="none" w:sz="0" w:space="0" w:color="auto"/>
                <w:bottom w:val="none" w:sz="0" w:space="0" w:color="auto"/>
                <w:right w:val="none" w:sz="0" w:space="0" w:color="auto"/>
              </w:divBdr>
            </w:div>
            <w:div w:id="549540060">
              <w:marLeft w:val="0"/>
              <w:marRight w:val="0"/>
              <w:marTop w:val="0"/>
              <w:marBottom w:val="0"/>
              <w:divBdr>
                <w:top w:val="none" w:sz="0" w:space="0" w:color="auto"/>
                <w:left w:val="none" w:sz="0" w:space="0" w:color="auto"/>
                <w:bottom w:val="none" w:sz="0" w:space="0" w:color="auto"/>
                <w:right w:val="none" w:sz="0" w:space="0" w:color="auto"/>
              </w:divBdr>
            </w:div>
            <w:div w:id="685137415">
              <w:marLeft w:val="0"/>
              <w:marRight w:val="0"/>
              <w:marTop w:val="0"/>
              <w:marBottom w:val="0"/>
              <w:divBdr>
                <w:top w:val="none" w:sz="0" w:space="0" w:color="auto"/>
                <w:left w:val="none" w:sz="0" w:space="0" w:color="auto"/>
                <w:bottom w:val="none" w:sz="0" w:space="0" w:color="auto"/>
                <w:right w:val="none" w:sz="0" w:space="0" w:color="auto"/>
              </w:divBdr>
            </w:div>
            <w:div w:id="1728843830">
              <w:marLeft w:val="0"/>
              <w:marRight w:val="0"/>
              <w:marTop w:val="0"/>
              <w:marBottom w:val="0"/>
              <w:divBdr>
                <w:top w:val="none" w:sz="0" w:space="0" w:color="auto"/>
                <w:left w:val="none" w:sz="0" w:space="0" w:color="auto"/>
                <w:bottom w:val="none" w:sz="0" w:space="0" w:color="auto"/>
                <w:right w:val="none" w:sz="0" w:space="0" w:color="auto"/>
              </w:divBdr>
            </w:div>
            <w:div w:id="1948854463">
              <w:marLeft w:val="0"/>
              <w:marRight w:val="0"/>
              <w:marTop w:val="0"/>
              <w:marBottom w:val="0"/>
              <w:divBdr>
                <w:top w:val="none" w:sz="0" w:space="0" w:color="auto"/>
                <w:left w:val="none" w:sz="0" w:space="0" w:color="auto"/>
                <w:bottom w:val="none" w:sz="0" w:space="0" w:color="auto"/>
                <w:right w:val="none" w:sz="0" w:space="0" w:color="auto"/>
              </w:divBdr>
            </w:div>
            <w:div w:id="1107579404">
              <w:marLeft w:val="0"/>
              <w:marRight w:val="0"/>
              <w:marTop w:val="0"/>
              <w:marBottom w:val="0"/>
              <w:divBdr>
                <w:top w:val="none" w:sz="0" w:space="0" w:color="auto"/>
                <w:left w:val="none" w:sz="0" w:space="0" w:color="auto"/>
                <w:bottom w:val="none" w:sz="0" w:space="0" w:color="auto"/>
                <w:right w:val="none" w:sz="0" w:space="0" w:color="auto"/>
              </w:divBdr>
            </w:div>
            <w:div w:id="939142630">
              <w:marLeft w:val="0"/>
              <w:marRight w:val="0"/>
              <w:marTop w:val="0"/>
              <w:marBottom w:val="0"/>
              <w:divBdr>
                <w:top w:val="none" w:sz="0" w:space="0" w:color="auto"/>
                <w:left w:val="none" w:sz="0" w:space="0" w:color="auto"/>
                <w:bottom w:val="none" w:sz="0" w:space="0" w:color="auto"/>
                <w:right w:val="none" w:sz="0" w:space="0" w:color="auto"/>
              </w:divBdr>
            </w:div>
            <w:div w:id="1952542891">
              <w:marLeft w:val="0"/>
              <w:marRight w:val="0"/>
              <w:marTop w:val="0"/>
              <w:marBottom w:val="0"/>
              <w:divBdr>
                <w:top w:val="none" w:sz="0" w:space="0" w:color="auto"/>
                <w:left w:val="none" w:sz="0" w:space="0" w:color="auto"/>
                <w:bottom w:val="none" w:sz="0" w:space="0" w:color="auto"/>
                <w:right w:val="none" w:sz="0" w:space="0" w:color="auto"/>
              </w:divBdr>
            </w:div>
            <w:div w:id="2094467216">
              <w:marLeft w:val="0"/>
              <w:marRight w:val="0"/>
              <w:marTop w:val="0"/>
              <w:marBottom w:val="0"/>
              <w:divBdr>
                <w:top w:val="none" w:sz="0" w:space="0" w:color="auto"/>
                <w:left w:val="none" w:sz="0" w:space="0" w:color="auto"/>
                <w:bottom w:val="none" w:sz="0" w:space="0" w:color="auto"/>
                <w:right w:val="none" w:sz="0" w:space="0" w:color="auto"/>
              </w:divBdr>
            </w:div>
            <w:div w:id="1943144169">
              <w:marLeft w:val="0"/>
              <w:marRight w:val="0"/>
              <w:marTop w:val="0"/>
              <w:marBottom w:val="0"/>
              <w:divBdr>
                <w:top w:val="none" w:sz="0" w:space="0" w:color="auto"/>
                <w:left w:val="none" w:sz="0" w:space="0" w:color="auto"/>
                <w:bottom w:val="none" w:sz="0" w:space="0" w:color="auto"/>
                <w:right w:val="none" w:sz="0" w:space="0" w:color="auto"/>
              </w:divBdr>
            </w:div>
            <w:div w:id="506287722">
              <w:marLeft w:val="0"/>
              <w:marRight w:val="0"/>
              <w:marTop w:val="0"/>
              <w:marBottom w:val="0"/>
              <w:divBdr>
                <w:top w:val="none" w:sz="0" w:space="0" w:color="auto"/>
                <w:left w:val="none" w:sz="0" w:space="0" w:color="auto"/>
                <w:bottom w:val="none" w:sz="0" w:space="0" w:color="auto"/>
                <w:right w:val="none" w:sz="0" w:space="0" w:color="auto"/>
              </w:divBdr>
            </w:div>
            <w:div w:id="1376004894">
              <w:marLeft w:val="0"/>
              <w:marRight w:val="0"/>
              <w:marTop w:val="0"/>
              <w:marBottom w:val="0"/>
              <w:divBdr>
                <w:top w:val="none" w:sz="0" w:space="0" w:color="auto"/>
                <w:left w:val="none" w:sz="0" w:space="0" w:color="auto"/>
                <w:bottom w:val="none" w:sz="0" w:space="0" w:color="auto"/>
                <w:right w:val="none" w:sz="0" w:space="0" w:color="auto"/>
              </w:divBdr>
            </w:div>
            <w:div w:id="1025324991">
              <w:marLeft w:val="0"/>
              <w:marRight w:val="0"/>
              <w:marTop w:val="0"/>
              <w:marBottom w:val="0"/>
              <w:divBdr>
                <w:top w:val="none" w:sz="0" w:space="0" w:color="auto"/>
                <w:left w:val="none" w:sz="0" w:space="0" w:color="auto"/>
                <w:bottom w:val="none" w:sz="0" w:space="0" w:color="auto"/>
                <w:right w:val="none" w:sz="0" w:space="0" w:color="auto"/>
              </w:divBdr>
            </w:div>
            <w:div w:id="561864341">
              <w:marLeft w:val="0"/>
              <w:marRight w:val="0"/>
              <w:marTop w:val="0"/>
              <w:marBottom w:val="0"/>
              <w:divBdr>
                <w:top w:val="none" w:sz="0" w:space="0" w:color="auto"/>
                <w:left w:val="none" w:sz="0" w:space="0" w:color="auto"/>
                <w:bottom w:val="none" w:sz="0" w:space="0" w:color="auto"/>
                <w:right w:val="none" w:sz="0" w:space="0" w:color="auto"/>
              </w:divBdr>
            </w:div>
            <w:div w:id="690305227">
              <w:marLeft w:val="0"/>
              <w:marRight w:val="0"/>
              <w:marTop w:val="0"/>
              <w:marBottom w:val="0"/>
              <w:divBdr>
                <w:top w:val="none" w:sz="0" w:space="0" w:color="auto"/>
                <w:left w:val="none" w:sz="0" w:space="0" w:color="auto"/>
                <w:bottom w:val="none" w:sz="0" w:space="0" w:color="auto"/>
                <w:right w:val="none" w:sz="0" w:space="0" w:color="auto"/>
              </w:divBdr>
            </w:div>
            <w:div w:id="1276791541">
              <w:marLeft w:val="0"/>
              <w:marRight w:val="0"/>
              <w:marTop w:val="0"/>
              <w:marBottom w:val="0"/>
              <w:divBdr>
                <w:top w:val="none" w:sz="0" w:space="0" w:color="auto"/>
                <w:left w:val="none" w:sz="0" w:space="0" w:color="auto"/>
                <w:bottom w:val="none" w:sz="0" w:space="0" w:color="auto"/>
                <w:right w:val="none" w:sz="0" w:space="0" w:color="auto"/>
              </w:divBdr>
            </w:div>
            <w:div w:id="1121801037">
              <w:marLeft w:val="0"/>
              <w:marRight w:val="0"/>
              <w:marTop w:val="0"/>
              <w:marBottom w:val="0"/>
              <w:divBdr>
                <w:top w:val="none" w:sz="0" w:space="0" w:color="auto"/>
                <w:left w:val="none" w:sz="0" w:space="0" w:color="auto"/>
                <w:bottom w:val="none" w:sz="0" w:space="0" w:color="auto"/>
                <w:right w:val="none" w:sz="0" w:space="0" w:color="auto"/>
              </w:divBdr>
            </w:div>
            <w:div w:id="1228111833">
              <w:marLeft w:val="0"/>
              <w:marRight w:val="0"/>
              <w:marTop w:val="0"/>
              <w:marBottom w:val="0"/>
              <w:divBdr>
                <w:top w:val="none" w:sz="0" w:space="0" w:color="auto"/>
                <w:left w:val="none" w:sz="0" w:space="0" w:color="auto"/>
                <w:bottom w:val="none" w:sz="0" w:space="0" w:color="auto"/>
                <w:right w:val="none" w:sz="0" w:space="0" w:color="auto"/>
              </w:divBdr>
            </w:div>
            <w:div w:id="1502313430">
              <w:marLeft w:val="0"/>
              <w:marRight w:val="0"/>
              <w:marTop w:val="0"/>
              <w:marBottom w:val="0"/>
              <w:divBdr>
                <w:top w:val="none" w:sz="0" w:space="0" w:color="auto"/>
                <w:left w:val="none" w:sz="0" w:space="0" w:color="auto"/>
                <w:bottom w:val="none" w:sz="0" w:space="0" w:color="auto"/>
                <w:right w:val="none" w:sz="0" w:space="0" w:color="auto"/>
              </w:divBdr>
            </w:div>
            <w:div w:id="1621573954">
              <w:marLeft w:val="0"/>
              <w:marRight w:val="0"/>
              <w:marTop w:val="0"/>
              <w:marBottom w:val="0"/>
              <w:divBdr>
                <w:top w:val="none" w:sz="0" w:space="0" w:color="auto"/>
                <w:left w:val="none" w:sz="0" w:space="0" w:color="auto"/>
                <w:bottom w:val="none" w:sz="0" w:space="0" w:color="auto"/>
                <w:right w:val="none" w:sz="0" w:space="0" w:color="auto"/>
              </w:divBdr>
            </w:div>
            <w:div w:id="625697399">
              <w:marLeft w:val="0"/>
              <w:marRight w:val="0"/>
              <w:marTop w:val="0"/>
              <w:marBottom w:val="0"/>
              <w:divBdr>
                <w:top w:val="none" w:sz="0" w:space="0" w:color="auto"/>
                <w:left w:val="none" w:sz="0" w:space="0" w:color="auto"/>
                <w:bottom w:val="none" w:sz="0" w:space="0" w:color="auto"/>
                <w:right w:val="none" w:sz="0" w:space="0" w:color="auto"/>
              </w:divBdr>
            </w:div>
            <w:div w:id="522978021">
              <w:marLeft w:val="0"/>
              <w:marRight w:val="0"/>
              <w:marTop w:val="0"/>
              <w:marBottom w:val="0"/>
              <w:divBdr>
                <w:top w:val="none" w:sz="0" w:space="0" w:color="auto"/>
                <w:left w:val="none" w:sz="0" w:space="0" w:color="auto"/>
                <w:bottom w:val="none" w:sz="0" w:space="0" w:color="auto"/>
                <w:right w:val="none" w:sz="0" w:space="0" w:color="auto"/>
              </w:divBdr>
            </w:div>
            <w:div w:id="182330110">
              <w:marLeft w:val="0"/>
              <w:marRight w:val="0"/>
              <w:marTop w:val="0"/>
              <w:marBottom w:val="0"/>
              <w:divBdr>
                <w:top w:val="none" w:sz="0" w:space="0" w:color="auto"/>
                <w:left w:val="none" w:sz="0" w:space="0" w:color="auto"/>
                <w:bottom w:val="none" w:sz="0" w:space="0" w:color="auto"/>
                <w:right w:val="none" w:sz="0" w:space="0" w:color="auto"/>
              </w:divBdr>
            </w:div>
            <w:div w:id="1924758742">
              <w:marLeft w:val="0"/>
              <w:marRight w:val="0"/>
              <w:marTop w:val="0"/>
              <w:marBottom w:val="0"/>
              <w:divBdr>
                <w:top w:val="none" w:sz="0" w:space="0" w:color="auto"/>
                <w:left w:val="none" w:sz="0" w:space="0" w:color="auto"/>
                <w:bottom w:val="none" w:sz="0" w:space="0" w:color="auto"/>
                <w:right w:val="none" w:sz="0" w:space="0" w:color="auto"/>
              </w:divBdr>
            </w:div>
            <w:div w:id="1356803815">
              <w:marLeft w:val="0"/>
              <w:marRight w:val="0"/>
              <w:marTop w:val="0"/>
              <w:marBottom w:val="0"/>
              <w:divBdr>
                <w:top w:val="none" w:sz="0" w:space="0" w:color="auto"/>
                <w:left w:val="none" w:sz="0" w:space="0" w:color="auto"/>
                <w:bottom w:val="none" w:sz="0" w:space="0" w:color="auto"/>
                <w:right w:val="none" w:sz="0" w:space="0" w:color="auto"/>
              </w:divBdr>
            </w:div>
            <w:div w:id="1675377215">
              <w:marLeft w:val="0"/>
              <w:marRight w:val="0"/>
              <w:marTop w:val="0"/>
              <w:marBottom w:val="0"/>
              <w:divBdr>
                <w:top w:val="none" w:sz="0" w:space="0" w:color="auto"/>
                <w:left w:val="none" w:sz="0" w:space="0" w:color="auto"/>
                <w:bottom w:val="none" w:sz="0" w:space="0" w:color="auto"/>
                <w:right w:val="none" w:sz="0" w:space="0" w:color="auto"/>
              </w:divBdr>
            </w:div>
            <w:div w:id="210508288">
              <w:marLeft w:val="0"/>
              <w:marRight w:val="0"/>
              <w:marTop w:val="0"/>
              <w:marBottom w:val="0"/>
              <w:divBdr>
                <w:top w:val="none" w:sz="0" w:space="0" w:color="auto"/>
                <w:left w:val="none" w:sz="0" w:space="0" w:color="auto"/>
                <w:bottom w:val="none" w:sz="0" w:space="0" w:color="auto"/>
                <w:right w:val="none" w:sz="0" w:space="0" w:color="auto"/>
              </w:divBdr>
            </w:div>
            <w:div w:id="260994722">
              <w:marLeft w:val="0"/>
              <w:marRight w:val="0"/>
              <w:marTop w:val="0"/>
              <w:marBottom w:val="0"/>
              <w:divBdr>
                <w:top w:val="none" w:sz="0" w:space="0" w:color="auto"/>
                <w:left w:val="none" w:sz="0" w:space="0" w:color="auto"/>
                <w:bottom w:val="none" w:sz="0" w:space="0" w:color="auto"/>
                <w:right w:val="none" w:sz="0" w:space="0" w:color="auto"/>
              </w:divBdr>
            </w:div>
            <w:div w:id="1484155201">
              <w:marLeft w:val="0"/>
              <w:marRight w:val="0"/>
              <w:marTop w:val="0"/>
              <w:marBottom w:val="0"/>
              <w:divBdr>
                <w:top w:val="none" w:sz="0" w:space="0" w:color="auto"/>
                <w:left w:val="none" w:sz="0" w:space="0" w:color="auto"/>
                <w:bottom w:val="none" w:sz="0" w:space="0" w:color="auto"/>
                <w:right w:val="none" w:sz="0" w:space="0" w:color="auto"/>
              </w:divBdr>
            </w:div>
            <w:div w:id="48455052">
              <w:marLeft w:val="0"/>
              <w:marRight w:val="0"/>
              <w:marTop w:val="0"/>
              <w:marBottom w:val="0"/>
              <w:divBdr>
                <w:top w:val="none" w:sz="0" w:space="0" w:color="auto"/>
                <w:left w:val="none" w:sz="0" w:space="0" w:color="auto"/>
                <w:bottom w:val="none" w:sz="0" w:space="0" w:color="auto"/>
                <w:right w:val="none" w:sz="0" w:space="0" w:color="auto"/>
              </w:divBdr>
            </w:div>
            <w:div w:id="1528442484">
              <w:marLeft w:val="0"/>
              <w:marRight w:val="0"/>
              <w:marTop w:val="0"/>
              <w:marBottom w:val="0"/>
              <w:divBdr>
                <w:top w:val="none" w:sz="0" w:space="0" w:color="auto"/>
                <w:left w:val="none" w:sz="0" w:space="0" w:color="auto"/>
                <w:bottom w:val="none" w:sz="0" w:space="0" w:color="auto"/>
                <w:right w:val="none" w:sz="0" w:space="0" w:color="auto"/>
              </w:divBdr>
            </w:div>
            <w:div w:id="878394345">
              <w:marLeft w:val="0"/>
              <w:marRight w:val="0"/>
              <w:marTop w:val="0"/>
              <w:marBottom w:val="0"/>
              <w:divBdr>
                <w:top w:val="none" w:sz="0" w:space="0" w:color="auto"/>
                <w:left w:val="none" w:sz="0" w:space="0" w:color="auto"/>
                <w:bottom w:val="none" w:sz="0" w:space="0" w:color="auto"/>
                <w:right w:val="none" w:sz="0" w:space="0" w:color="auto"/>
              </w:divBdr>
            </w:div>
            <w:div w:id="1864779695">
              <w:marLeft w:val="0"/>
              <w:marRight w:val="0"/>
              <w:marTop w:val="0"/>
              <w:marBottom w:val="0"/>
              <w:divBdr>
                <w:top w:val="none" w:sz="0" w:space="0" w:color="auto"/>
                <w:left w:val="none" w:sz="0" w:space="0" w:color="auto"/>
                <w:bottom w:val="none" w:sz="0" w:space="0" w:color="auto"/>
                <w:right w:val="none" w:sz="0" w:space="0" w:color="auto"/>
              </w:divBdr>
            </w:div>
            <w:div w:id="681323873">
              <w:marLeft w:val="0"/>
              <w:marRight w:val="0"/>
              <w:marTop w:val="0"/>
              <w:marBottom w:val="0"/>
              <w:divBdr>
                <w:top w:val="none" w:sz="0" w:space="0" w:color="auto"/>
                <w:left w:val="none" w:sz="0" w:space="0" w:color="auto"/>
                <w:bottom w:val="none" w:sz="0" w:space="0" w:color="auto"/>
                <w:right w:val="none" w:sz="0" w:space="0" w:color="auto"/>
              </w:divBdr>
            </w:div>
            <w:div w:id="2069451437">
              <w:marLeft w:val="0"/>
              <w:marRight w:val="0"/>
              <w:marTop w:val="0"/>
              <w:marBottom w:val="0"/>
              <w:divBdr>
                <w:top w:val="none" w:sz="0" w:space="0" w:color="auto"/>
                <w:left w:val="none" w:sz="0" w:space="0" w:color="auto"/>
                <w:bottom w:val="none" w:sz="0" w:space="0" w:color="auto"/>
                <w:right w:val="none" w:sz="0" w:space="0" w:color="auto"/>
              </w:divBdr>
            </w:div>
            <w:div w:id="1322388805">
              <w:marLeft w:val="0"/>
              <w:marRight w:val="0"/>
              <w:marTop w:val="0"/>
              <w:marBottom w:val="0"/>
              <w:divBdr>
                <w:top w:val="none" w:sz="0" w:space="0" w:color="auto"/>
                <w:left w:val="none" w:sz="0" w:space="0" w:color="auto"/>
                <w:bottom w:val="none" w:sz="0" w:space="0" w:color="auto"/>
                <w:right w:val="none" w:sz="0" w:space="0" w:color="auto"/>
              </w:divBdr>
            </w:div>
            <w:div w:id="453523963">
              <w:marLeft w:val="0"/>
              <w:marRight w:val="0"/>
              <w:marTop w:val="0"/>
              <w:marBottom w:val="0"/>
              <w:divBdr>
                <w:top w:val="none" w:sz="0" w:space="0" w:color="auto"/>
                <w:left w:val="none" w:sz="0" w:space="0" w:color="auto"/>
                <w:bottom w:val="none" w:sz="0" w:space="0" w:color="auto"/>
                <w:right w:val="none" w:sz="0" w:space="0" w:color="auto"/>
              </w:divBdr>
            </w:div>
            <w:div w:id="1965034896">
              <w:marLeft w:val="0"/>
              <w:marRight w:val="0"/>
              <w:marTop w:val="0"/>
              <w:marBottom w:val="0"/>
              <w:divBdr>
                <w:top w:val="none" w:sz="0" w:space="0" w:color="auto"/>
                <w:left w:val="none" w:sz="0" w:space="0" w:color="auto"/>
                <w:bottom w:val="none" w:sz="0" w:space="0" w:color="auto"/>
                <w:right w:val="none" w:sz="0" w:space="0" w:color="auto"/>
              </w:divBdr>
            </w:div>
            <w:div w:id="1363358455">
              <w:marLeft w:val="0"/>
              <w:marRight w:val="0"/>
              <w:marTop w:val="0"/>
              <w:marBottom w:val="0"/>
              <w:divBdr>
                <w:top w:val="none" w:sz="0" w:space="0" w:color="auto"/>
                <w:left w:val="none" w:sz="0" w:space="0" w:color="auto"/>
                <w:bottom w:val="none" w:sz="0" w:space="0" w:color="auto"/>
                <w:right w:val="none" w:sz="0" w:space="0" w:color="auto"/>
              </w:divBdr>
            </w:div>
            <w:div w:id="1339193850">
              <w:marLeft w:val="0"/>
              <w:marRight w:val="0"/>
              <w:marTop w:val="0"/>
              <w:marBottom w:val="0"/>
              <w:divBdr>
                <w:top w:val="none" w:sz="0" w:space="0" w:color="auto"/>
                <w:left w:val="none" w:sz="0" w:space="0" w:color="auto"/>
                <w:bottom w:val="none" w:sz="0" w:space="0" w:color="auto"/>
                <w:right w:val="none" w:sz="0" w:space="0" w:color="auto"/>
              </w:divBdr>
            </w:div>
            <w:div w:id="305823283">
              <w:marLeft w:val="0"/>
              <w:marRight w:val="0"/>
              <w:marTop w:val="0"/>
              <w:marBottom w:val="0"/>
              <w:divBdr>
                <w:top w:val="none" w:sz="0" w:space="0" w:color="auto"/>
                <w:left w:val="none" w:sz="0" w:space="0" w:color="auto"/>
                <w:bottom w:val="none" w:sz="0" w:space="0" w:color="auto"/>
                <w:right w:val="none" w:sz="0" w:space="0" w:color="auto"/>
              </w:divBdr>
            </w:div>
            <w:div w:id="313415523">
              <w:marLeft w:val="0"/>
              <w:marRight w:val="0"/>
              <w:marTop w:val="0"/>
              <w:marBottom w:val="0"/>
              <w:divBdr>
                <w:top w:val="none" w:sz="0" w:space="0" w:color="auto"/>
                <w:left w:val="none" w:sz="0" w:space="0" w:color="auto"/>
                <w:bottom w:val="none" w:sz="0" w:space="0" w:color="auto"/>
                <w:right w:val="none" w:sz="0" w:space="0" w:color="auto"/>
              </w:divBdr>
            </w:div>
            <w:div w:id="426728719">
              <w:marLeft w:val="0"/>
              <w:marRight w:val="0"/>
              <w:marTop w:val="0"/>
              <w:marBottom w:val="0"/>
              <w:divBdr>
                <w:top w:val="none" w:sz="0" w:space="0" w:color="auto"/>
                <w:left w:val="none" w:sz="0" w:space="0" w:color="auto"/>
                <w:bottom w:val="none" w:sz="0" w:space="0" w:color="auto"/>
                <w:right w:val="none" w:sz="0" w:space="0" w:color="auto"/>
              </w:divBdr>
            </w:div>
            <w:div w:id="571934518">
              <w:marLeft w:val="0"/>
              <w:marRight w:val="0"/>
              <w:marTop w:val="0"/>
              <w:marBottom w:val="0"/>
              <w:divBdr>
                <w:top w:val="none" w:sz="0" w:space="0" w:color="auto"/>
                <w:left w:val="none" w:sz="0" w:space="0" w:color="auto"/>
                <w:bottom w:val="none" w:sz="0" w:space="0" w:color="auto"/>
                <w:right w:val="none" w:sz="0" w:space="0" w:color="auto"/>
              </w:divBdr>
            </w:div>
            <w:div w:id="803736665">
              <w:marLeft w:val="0"/>
              <w:marRight w:val="0"/>
              <w:marTop w:val="0"/>
              <w:marBottom w:val="0"/>
              <w:divBdr>
                <w:top w:val="none" w:sz="0" w:space="0" w:color="auto"/>
                <w:left w:val="none" w:sz="0" w:space="0" w:color="auto"/>
                <w:bottom w:val="none" w:sz="0" w:space="0" w:color="auto"/>
                <w:right w:val="none" w:sz="0" w:space="0" w:color="auto"/>
              </w:divBdr>
            </w:div>
            <w:div w:id="814879645">
              <w:marLeft w:val="0"/>
              <w:marRight w:val="0"/>
              <w:marTop w:val="0"/>
              <w:marBottom w:val="0"/>
              <w:divBdr>
                <w:top w:val="none" w:sz="0" w:space="0" w:color="auto"/>
                <w:left w:val="none" w:sz="0" w:space="0" w:color="auto"/>
                <w:bottom w:val="none" w:sz="0" w:space="0" w:color="auto"/>
                <w:right w:val="none" w:sz="0" w:space="0" w:color="auto"/>
              </w:divBdr>
            </w:div>
            <w:div w:id="2075351613">
              <w:marLeft w:val="0"/>
              <w:marRight w:val="0"/>
              <w:marTop w:val="0"/>
              <w:marBottom w:val="0"/>
              <w:divBdr>
                <w:top w:val="none" w:sz="0" w:space="0" w:color="auto"/>
                <w:left w:val="none" w:sz="0" w:space="0" w:color="auto"/>
                <w:bottom w:val="none" w:sz="0" w:space="0" w:color="auto"/>
                <w:right w:val="none" w:sz="0" w:space="0" w:color="auto"/>
              </w:divBdr>
            </w:div>
            <w:div w:id="55710817">
              <w:marLeft w:val="0"/>
              <w:marRight w:val="0"/>
              <w:marTop w:val="0"/>
              <w:marBottom w:val="0"/>
              <w:divBdr>
                <w:top w:val="none" w:sz="0" w:space="0" w:color="auto"/>
                <w:left w:val="none" w:sz="0" w:space="0" w:color="auto"/>
                <w:bottom w:val="none" w:sz="0" w:space="0" w:color="auto"/>
                <w:right w:val="none" w:sz="0" w:space="0" w:color="auto"/>
              </w:divBdr>
            </w:div>
            <w:div w:id="1778258398">
              <w:marLeft w:val="0"/>
              <w:marRight w:val="0"/>
              <w:marTop w:val="0"/>
              <w:marBottom w:val="0"/>
              <w:divBdr>
                <w:top w:val="none" w:sz="0" w:space="0" w:color="auto"/>
                <w:left w:val="none" w:sz="0" w:space="0" w:color="auto"/>
                <w:bottom w:val="none" w:sz="0" w:space="0" w:color="auto"/>
                <w:right w:val="none" w:sz="0" w:space="0" w:color="auto"/>
              </w:divBdr>
            </w:div>
            <w:div w:id="1858502524">
              <w:marLeft w:val="0"/>
              <w:marRight w:val="0"/>
              <w:marTop w:val="0"/>
              <w:marBottom w:val="0"/>
              <w:divBdr>
                <w:top w:val="none" w:sz="0" w:space="0" w:color="auto"/>
                <w:left w:val="none" w:sz="0" w:space="0" w:color="auto"/>
                <w:bottom w:val="none" w:sz="0" w:space="0" w:color="auto"/>
                <w:right w:val="none" w:sz="0" w:space="0" w:color="auto"/>
              </w:divBdr>
            </w:div>
            <w:div w:id="1616711456">
              <w:marLeft w:val="0"/>
              <w:marRight w:val="0"/>
              <w:marTop w:val="0"/>
              <w:marBottom w:val="0"/>
              <w:divBdr>
                <w:top w:val="none" w:sz="0" w:space="0" w:color="auto"/>
                <w:left w:val="none" w:sz="0" w:space="0" w:color="auto"/>
                <w:bottom w:val="none" w:sz="0" w:space="0" w:color="auto"/>
                <w:right w:val="none" w:sz="0" w:space="0" w:color="auto"/>
              </w:divBdr>
            </w:div>
            <w:div w:id="1504737994">
              <w:marLeft w:val="0"/>
              <w:marRight w:val="0"/>
              <w:marTop w:val="0"/>
              <w:marBottom w:val="0"/>
              <w:divBdr>
                <w:top w:val="none" w:sz="0" w:space="0" w:color="auto"/>
                <w:left w:val="none" w:sz="0" w:space="0" w:color="auto"/>
                <w:bottom w:val="none" w:sz="0" w:space="0" w:color="auto"/>
                <w:right w:val="none" w:sz="0" w:space="0" w:color="auto"/>
              </w:divBdr>
            </w:div>
            <w:div w:id="932477323">
              <w:marLeft w:val="0"/>
              <w:marRight w:val="0"/>
              <w:marTop w:val="0"/>
              <w:marBottom w:val="0"/>
              <w:divBdr>
                <w:top w:val="none" w:sz="0" w:space="0" w:color="auto"/>
                <w:left w:val="none" w:sz="0" w:space="0" w:color="auto"/>
                <w:bottom w:val="none" w:sz="0" w:space="0" w:color="auto"/>
                <w:right w:val="none" w:sz="0" w:space="0" w:color="auto"/>
              </w:divBdr>
            </w:div>
            <w:div w:id="1966689792">
              <w:marLeft w:val="0"/>
              <w:marRight w:val="0"/>
              <w:marTop w:val="0"/>
              <w:marBottom w:val="0"/>
              <w:divBdr>
                <w:top w:val="none" w:sz="0" w:space="0" w:color="auto"/>
                <w:left w:val="none" w:sz="0" w:space="0" w:color="auto"/>
                <w:bottom w:val="none" w:sz="0" w:space="0" w:color="auto"/>
                <w:right w:val="none" w:sz="0" w:space="0" w:color="auto"/>
              </w:divBdr>
            </w:div>
            <w:div w:id="1702828191">
              <w:marLeft w:val="0"/>
              <w:marRight w:val="0"/>
              <w:marTop w:val="0"/>
              <w:marBottom w:val="0"/>
              <w:divBdr>
                <w:top w:val="none" w:sz="0" w:space="0" w:color="auto"/>
                <w:left w:val="none" w:sz="0" w:space="0" w:color="auto"/>
                <w:bottom w:val="none" w:sz="0" w:space="0" w:color="auto"/>
                <w:right w:val="none" w:sz="0" w:space="0" w:color="auto"/>
              </w:divBdr>
            </w:div>
            <w:div w:id="347489639">
              <w:marLeft w:val="0"/>
              <w:marRight w:val="0"/>
              <w:marTop w:val="0"/>
              <w:marBottom w:val="0"/>
              <w:divBdr>
                <w:top w:val="none" w:sz="0" w:space="0" w:color="auto"/>
                <w:left w:val="none" w:sz="0" w:space="0" w:color="auto"/>
                <w:bottom w:val="none" w:sz="0" w:space="0" w:color="auto"/>
                <w:right w:val="none" w:sz="0" w:space="0" w:color="auto"/>
              </w:divBdr>
            </w:div>
            <w:div w:id="251663168">
              <w:marLeft w:val="0"/>
              <w:marRight w:val="0"/>
              <w:marTop w:val="0"/>
              <w:marBottom w:val="0"/>
              <w:divBdr>
                <w:top w:val="none" w:sz="0" w:space="0" w:color="auto"/>
                <w:left w:val="none" w:sz="0" w:space="0" w:color="auto"/>
                <w:bottom w:val="none" w:sz="0" w:space="0" w:color="auto"/>
                <w:right w:val="none" w:sz="0" w:space="0" w:color="auto"/>
              </w:divBdr>
            </w:div>
            <w:div w:id="267467105">
              <w:marLeft w:val="0"/>
              <w:marRight w:val="0"/>
              <w:marTop w:val="0"/>
              <w:marBottom w:val="0"/>
              <w:divBdr>
                <w:top w:val="none" w:sz="0" w:space="0" w:color="auto"/>
                <w:left w:val="none" w:sz="0" w:space="0" w:color="auto"/>
                <w:bottom w:val="none" w:sz="0" w:space="0" w:color="auto"/>
                <w:right w:val="none" w:sz="0" w:space="0" w:color="auto"/>
              </w:divBdr>
            </w:div>
            <w:div w:id="1644577267">
              <w:marLeft w:val="0"/>
              <w:marRight w:val="0"/>
              <w:marTop w:val="0"/>
              <w:marBottom w:val="0"/>
              <w:divBdr>
                <w:top w:val="none" w:sz="0" w:space="0" w:color="auto"/>
                <w:left w:val="none" w:sz="0" w:space="0" w:color="auto"/>
                <w:bottom w:val="none" w:sz="0" w:space="0" w:color="auto"/>
                <w:right w:val="none" w:sz="0" w:space="0" w:color="auto"/>
              </w:divBdr>
            </w:div>
            <w:div w:id="605114884">
              <w:marLeft w:val="0"/>
              <w:marRight w:val="0"/>
              <w:marTop w:val="0"/>
              <w:marBottom w:val="0"/>
              <w:divBdr>
                <w:top w:val="none" w:sz="0" w:space="0" w:color="auto"/>
                <w:left w:val="none" w:sz="0" w:space="0" w:color="auto"/>
                <w:bottom w:val="none" w:sz="0" w:space="0" w:color="auto"/>
                <w:right w:val="none" w:sz="0" w:space="0" w:color="auto"/>
              </w:divBdr>
            </w:div>
            <w:div w:id="1974095006">
              <w:marLeft w:val="0"/>
              <w:marRight w:val="0"/>
              <w:marTop w:val="0"/>
              <w:marBottom w:val="0"/>
              <w:divBdr>
                <w:top w:val="none" w:sz="0" w:space="0" w:color="auto"/>
                <w:left w:val="none" w:sz="0" w:space="0" w:color="auto"/>
                <w:bottom w:val="none" w:sz="0" w:space="0" w:color="auto"/>
                <w:right w:val="none" w:sz="0" w:space="0" w:color="auto"/>
              </w:divBdr>
            </w:div>
            <w:div w:id="1733044664">
              <w:marLeft w:val="0"/>
              <w:marRight w:val="0"/>
              <w:marTop w:val="0"/>
              <w:marBottom w:val="0"/>
              <w:divBdr>
                <w:top w:val="none" w:sz="0" w:space="0" w:color="auto"/>
                <w:left w:val="none" w:sz="0" w:space="0" w:color="auto"/>
                <w:bottom w:val="none" w:sz="0" w:space="0" w:color="auto"/>
                <w:right w:val="none" w:sz="0" w:space="0" w:color="auto"/>
              </w:divBdr>
            </w:div>
            <w:div w:id="304310904">
              <w:marLeft w:val="0"/>
              <w:marRight w:val="0"/>
              <w:marTop w:val="0"/>
              <w:marBottom w:val="0"/>
              <w:divBdr>
                <w:top w:val="none" w:sz="0" w:space="0" w:color="auto"/>
                <w:left w:val="none" w:sz="0" w:space="0" w:color="auto"/>
                <w:bottom w:val="none" w:sz="0" w:space="0" w:color="auto"/>
                <w:right w:val="none" w:sz="0" w:space="0" w:color="auto"/>
              </w:divBdr>
            </w:div>
            <w:div w:id="673652965">
              <w:marLeft w:val="0"/>
              <w:marRight w:val="0"/>
              <w:marTop w:val="0"/>
              <w:marBottom w:val="0"/>
              <w:divBdr>
                <w:top w:val="none" w:sz="0" w:space="0" w:color="auto"/>
                <w:left w:val="none" w:sz="0" w:space="0" w:color="auto"/>
                <w:bottom w:val="none" w:sz="0" w:space="0" w:color="auto"/>
                <w:right w:val="none" w:sz="0" w:space="0" w:color="auto"/>
              </w:divBdr>
            </w:div>
            <w:div w:id="22903580">
              <w:marLeft w:val="0"/>
              <w:marRight w:val="0"/>
              <w:marTop w:val="0"/>
              <w:marBottom w:val="0"/>
              <w:divBdr>
                <w:top w:val="none" w:sz="0" w:space="0" w:color="auto"/>
                <w:left w:val="none" w:sz="0" w:space="0" w:color="auto"/>
                <w:bottom w:val="none" w:sz="0" w:space="0" w:color="auto"/>
                <w:right w:val="none" w:sz="0" w:space="0" w:color="auto"/>
              </w:divBdr>
            </w:div>
            <w:div w:id="189338659">
              <w:marLeft w:val="0"/>
              <w:marRight w:val="0"/>
              <w:marTop w:val="0"/>
              <w:marBottom w:val="0"/>
              <w:divBdr>
                <w:top w:val="none" w:sz="0" w:space="0" w:color="auto"/>
                <w:left w:val="none" w:sz="0" w:space="0" w:color="auto"/>
                <w:bottom w:val="none" w:sz="0" w:space="0" w:color="auto"/>
                <w:right w:val="none" w:sz="0" w:space="0" w:color="auto"/>
              </w:divBdr>
            </w:div>
            <w:div w:id="42412057">
              <w:marLeft w:val="0"/>
              <w:marRight w:val="0"/>
              <w:marTop w:val="0"/>
              <w:marBottom w:val="0"/>
              <w:divBdr>
                <w:top w:val="none" w:sz="0" w:space="0" w:color="auto"/>
                <w:left w:val="none" w:sz="0" w:space="0" w:color="auto"/>
                <w:bottom w:val="none" w:sz="0" w:space="0" w:color="auto"/>
                <w:right w:val="none" w:sz="0" w:space="0" w:color="auto"/>
              </w:divBdr>
            </w:div>
            <w:div w:id="1822190959">
              <w:marLeft w:val="0"/>
              <w:marRight w:val="0"/>
              <w:marTop w:val="0"/>
              <w:marBottom w:val="0"/>
              <w:divBdr>
                <w:top w:val="none" w:sz="0" w:space="0" w:color="auto"/>
                <w:left w:val="none" w:sz="0" w:space="0" w:color="auto"/>
                <w:bottom w:val="none" w:sz="0" w:space="0" w:color="auto"/>
                <w:right w:val="none" w:sz="0" w:space="0" w:color="auto"/>
              </w:divBdr>
            </w:div>
            <w:div w:id="1636837319">
              <w:marLeft w:val="0"/>
              <w:marRight w:val="0"/>
              <w:marTop w:val="0"/>
              <w:marBottom w:val="0"/>
              <w:divBdr>
                <w:top w:val="none" w:sz="0" w:space="0" w:color="auto"/>
                <w:left w:val="none" w:sz="0" w:space="0" w:color="auto"/>
                <w:bottom w:val="none" w:sz="0" w:space="0" w:color="auto"/>
                <w:right w:val="none" w:sz="0" w:space="0" w:color="auto"/>
              </w:divBdr>
            </w:div>
            <w:div w:id="208610137">
              <w:marLeft w:val="0"/>
              <w:marRight w:val="0"/>
              <w:marTop w:val="0"/>
              <w:marBottom w:val="0"/>
              <w:divBdr>
                <w:top w:val="none" w:sz="0" w:space="0" w:color="auto"/>
                <w:left w:val="none" w:sz="0" w:space="0" w:color="auto"/>
                <w:bottom w:val="none" w:sz="0" w:space="0" w:color="auto"/>
                <w:right w:val="none" w:sz="0" w:space="0" w:color="auto"/>
              </w:divBdr>
            </w:div>
            <w:div w:id="580257989">
              <w:marLeft w:val="0"/>
              <w:marRight w:val="0"/>
              <w:marTop w:val="0"/>
              <w:marBottom w:val="0"/>
              <w:divBdr>
                <w:top w:val="none" w:sz="0" w:space="0" w:color="auto"/>
                <w:left w:val="none" w:sz="0" w:space="0" w:color="auto"/>
                <w:bottom w:val="none" w:sz="0" w:space="0" w:color="auto"/>
                <w:right w:val="none" w:sz="0" w:space="0" w:color="auto"/>
              </w:divBdr>
            </w:div>
            <w:div w:id="2118212630">
              <w:marLeft w:val="0"/>
              <w:marRight w:val="0"/>
              <w:marTop w:val="0"/>
              <w:marBottom w:val="0"/>
              <w:divBdr>
                <w:top w:val="none" w:sz="0" w:space="0" w:color="auto"/>
                <w:left w:val="none" w:sz="0" w:space="0" w:color="auto"/>
                <w:bottom w:val="none" w:sz="0" w:space="0" w:color="auto"/>
                <w:right w:val="none" w:sz="0" w:space="0" w:color="auto"/>
              </w:divBdr>
            </w:div>
            <w:div w:id="1740706805">
              <w:marLeft w:val="0"/>
              <w:marRight w:val="0"/>
              <w:marTop w:val="0"/>
              <w:marBottom w:val="0"/>
              <w:divBdr>
                <w:top w:val="none" w:sz="0" w:space="0" w:color="auto"/>
                <w:left w:val="none" w:sz="0" w:space="0" w:color="auto"/>
                <w:bottom w:val="none" w:sz="0" w:space="0" w:color="auto"/>
                <w:right w:val="none" w:sz="0" w:space="0" w:color="auto"/>
              </w:divBdr>
            </w:div>
            <w:div w:id="1031415643">
              <w:marLeft w:val="0"/>
              <w:marRight w:val="0"/>
              <w:marTop w:val="0"/>
              <w:marBottom w:val="0"/>
              <w:divBdr>
                <w:top w:val="none" w:sz="0" w:space="0" w:color="auto"/>
                <w:left w:val="none" w:sz="0" w:space="0" w:color="auto"/>
                <w:bottom w:val="none" w:sz="0" w:space="0" w:color="auto"/>
                <w:right w:val="none" w:sz="0" w:space="0" w:color="auto"/>
              </w:divBdr>
            </w:div>
            <w:div w:id="1488084589">
              <w:marLeft w:val="0"/>
              <w:marRight w:val="0"/>
              <w:marTop w:val="0"/>
              <w:marBottom w:val="0"/>
              <w:divBdr>
                <w:top w:val="none" w:sz="0" w:space="0" w:color="auto"/>
                <w:left w:val="none" w:sz="0" w:space="0" w:color="auto"/>
                <w:bottom w:val="none" w:sz="0" w:space="0" w:color="auto"/>
                <w:right w:val="none" w:sz="0" w:space="0" w:color="auto"/>
              </w:divBdr>
            </w:div>
            <w:div w:id="7747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docker-desktop/" TargetMode="External"/><Relationship Id="rId18" Type="http://schemas.openxmlformats.org/officeDocument/2006/relationships/hyperlink" Target="https://github.com/susoDominguez/cds_hooks_manager"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hyperlink" Target="https://github.com/susoDominguez/TMR2FHIRconverter"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yperlink" Target="https://github.com/susoDominguez/ROAD2H-hooks" TargetMode="External"/><Relationship Id="rId50" Type="http://schemas.microsoft.com/office/2011/relationships/people" Target="people.xml"/><Relationship Id="rId7" Type="http://schemas.openxmlformats.org/officeDocument/2006/relationships/hyperlink" Target="mailto:brendan.delaney@imperial.ac.uk" TargetMode="External"/><Relationship Id="rId2" Type="http://schemas.openxmlformats.org/officeDocument/2006/relationships/numbering" Target="numbering.xml"/><Relationship Id="rId16" Type="http://schemas.openxmlformats.org/officeDocument/2006/relationships/hyperlink" Target="https://github.com/susoDominguez/COPD-CDS" TargetMode="External"/><Relationship Id="rId29" Type="http://schemas.openxmlformats.org/officeDocument/2006/relationships/image" Target="media/image4.png"/><Relationship Id="rId11" Type="http://schemas.openxmlformats.org/officeDocument/2006/relationships/hyperlink" Target="mailto:kcyras@gmail.com" TargetMode="External"/><Relationship Id="rId24" Type="http://schemas.openxmlformats.org/officeDocument/2006/relationships/hyperlink" Target="https://github.com/susoDominguez/mongodb-hook-processing-collections.git" TargetMode="External"/><Relationship Id="rId32" Type="http://schemas.openxmlformats.org/officeDocument/2006/relationships/image" Target="media/image7.png"/><Relationship Id="rId37" Type="http://schemas.openxmlformats.org/officeDocument/2006/relationships/hyperlink" Target="https://github.com/IHTSDO/snowstorm" TargetMode="External"/><Relationship Id="rId40" Type="http://schemas.openxmlformats.org/officeDocument/2006/relationships/image" Target="media/image14.emf"/><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hyperlink" Target="https://github.com/susoDominguez/ROAD2H-hook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yperlink" Target="mailto:jesus.dominguez@kcl.ac.uk" TargetMode="External"/><Relationship Id="rId19" Type="http://schemas.openxmlformats.org/officeDocument/2006/relationships/hyperlink" Target="https://github.com/susoDominguez/TMRWebX" TargetMode="External"/><Relationship Id="rId31" Type="http://schemas.openxmlformats.org/officeDocument/2006/relationships/image" Target="media/image6.png"/><Relationship Id="rId44" Type="http://schemas.openxmlformats.org/officeDocument/2006/relationships/hyperlink" Target="https://github.com/susoDominguez/ROAD2H-hooks" TargetMode="External"/><Relationship Id="rId4" Type="http://schemas.openxmlformats.org/officeDocument/2006/relationships/settings" Target="settings.xml"/><Relationship Id="rId9" Type="http://schemas.openxmlformats.org/officeDocument/2006/relationships/hyperlink" Target="mailto:vasa.curcin@kcl.ac.uk" TargetMode="External"/><Relationship Id="rId14" Type="http://schemas.openxmlformats.org/officeDocument/2006/relationships/hyperlink" Target="https://www.postman.com/" TargetMode="External"/><Relationship Id="rId22" Type="http://schemas.openxmlformats.org/officeDocument/2006/relationships/hyperlink" Target="https://github.com/susoDominguez/TMR-CIG-COPD"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localhost:8081/" TargetMode="External"/><Relationship Id="rId48" Type="http://schemas.openxmlformats.org/officeDocument/2006/relationships/hyperlink" Target="http://www.hl7.org/fhir/detectedissue.html" TargetMode="External"/><Relationship Id="rId8" Type="http://schemas.openxmlformats.org/officeDocument/2006/relationships/hyperlink" Target="mailto:f.toni@imperial.ac.uk"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jesus.dominguez@kcl.ac.uk" TargetMode="External"/><Relationship Id="rId17" Type="http://schemas.openxmlformats.org/officeDocument/2006/relationships/hyperlink" Target="https://github.com/susoDominguez/cds-services-manager" TargetMode="External"/><Relationship Id="rId25" Type="http://schemas.openxmlformats.org/officeDocument/2006/relationships/hyperlink" Target="https://github.com/IHTSDO/snowstorm"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7.png"/><Relationship Id="rId20" Type="http://schemas.openxmlformats.org/officeDocument/2006/relationships/hyperlink" Target="https://github.com/susoDominguez/ABAPlusG" TargetMode="External"/><Relationship Id="rId41" Type="http://schemas.openxmlformats.org/officeDocument/2006/relationships/hyperlink" Target="http://localhost:3030/" TargetMode="External"/><Relationship Id="rId1" Type="http://schemas.openxmlformats.org/officeDocument/2006/relationships/customXml" Target="../customXml/item1.xml"/><Relationship Id="rId6" Type="http://schemas.openxmlformats.org/officeDocument/2006/relationships/hyperlink" Target="https://gow.epsrc.ukri.org/NGBOViewGrant.aspx?GrantRef=EP/P02955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80A02-8AC5-6C48-9416-12964AB7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11999</Words>
  <Characters>68395</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Dominguez Alvarez, Jesus</dc:creator>
  <cp:keywords/>
  <dc:description/>
  <cp:lastModifiedBy>Jesus Dominguez Alvarez</cp:lastModifiedBy>
  <cp:revision>2</cp:revision>
  <dcterms:created xsi:type="dcterms:W3CDTF">2023-07-25T13:38:00Z</dcterms:created>
  <dcterms:modified xsi:type="dcterms:W3CDTF">2023-07-25T13:38:00Z</dcterms:modified>
</cp:coreProperties>
</file>